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horzAnchor="page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2"/>
        <w:gridCol w:w="3864"/>
        <w:gridCol w:w="222"/>
        <w:gridCol w:w="222"/>
        <w:gridCol w:w="236"/>
        <w:gridCol w:w="11624"/>
        <w:gridCol w:w="434"/>
      </w:tblGrid>
      <w:tr w:rsidR="002811DE" w:rsidRPr="003A6953" w14:paraId="4FA96983" w14:textId="77777777" w:rsidTr="009B7F1F">
        <w:trPr>
          <w:trHeight w:val="536"/>
        </w:trPr>
        <w:tc>
          <w:tcPr>
            <w:tcW w:w="4308" w:type="dxa"/>
            <w:gridSpan w:val="3"/>
            <w:shd w:val="clear" w:color="auto" w:fill="4C94D8" w:themeFill="text2" w:themeFillTint="80"/>
          </w:tcPr>
          <w:p w14:paraId="2A588637" w14:textId="3C858AA6" w:rsidR="007B25FE" w:rsidRDefault="009239E8" w:rsidP="00C742E0">
            <w:r w:rsidRPr="003A6953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83DAEDA" wp14:editId="1B645B3D">
                  <wp:simplePos x="0" y="0"/>
                  <wp:positionH relativeFrom="column">
                    <wp:posOffset>314369</wp:posOffset>
                  </wp:positionH>
                  <wp:positionV relativeFrom="paragraph">
                    <wp:posOffset>278765</wp:posOffset>
                  </wp:positionV>
                  <wp:extent cx="2082800" cy="2082800"/>
                  <wp:effectExtent l="0" t="0" r="0" b="0"/>
                  <wp:wrapNone/>
                  <wp:docPr id="1" name="Picture 1" descr="A person in a black s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erson in a black sui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2" w:type="dxa"/>
            <w:shd w:val="clear" w:color="auto" w:fill="FFFFFF" w:themeFill="background1"/>
          </w:tcPr>
          <w:p w14:paraId="2B1B6D5C" w14:textId="77777777" w:rsidR="007B25FE" w:rsidRPr="003A6953" w:rsidRDefault="007B25FE" w:rsidP="002E4339"/>
        </w:tc>
        <w:tc>
          <w:tcPr>
            <w:tcW w:w="12288" w:type="dxa"/>
            <w:gridSpan w:val="3"/>
            <w:shd w:val="clear" w:color="auto" w:fill="FFFFFF" w:themeFill="background1"/>
          </w:tcPr>
          <w:p w14:paraId="0DBFEF25" w14:textId="77777777" w:rsidR="007B25FE" w:rsidRDefault="007B25FE" w:rsidP="002E4339"/>
          <w:p w14:paraId="75C87A70" w14:textId="77777777" w:rsidR="00E44ACD" w:rsidRDefault="00E44ACD" w:rsidP="002E4339"/>
          <w:p w14:paraId="5CF0BC9E" w14:textId="77777777" w:rsidR="009239E8" w:rsidRDefault="009239E8" w:rsidP="002E4339"/>
          <w:p w14:paraId="332C9052" w14:textId="65F2B520" w:rsidR="00E44ACD" w:rsidRPr="003A6953" w:rsidRDefault="00E44ACD" w:rsidP="002E4339"/>
        </w:tc>
      </w:tr>
      <w:tr w:rsidR="009B7F1F" w:rsidRPr="003A6953" w14:paraId="23090448" w14:textId="6CAE35B2" w:rsidTr="009B7F1F">
        <w:tblPrEx>
          <w:tblCellMar>
            <w:left w:w="108" w:type="dxa"/>
            <w:right w:w="108" w:type="dxa"/>
          </w:tblCellMar>
        </w:tblPrEx>
        <w:trPr>
          <w:trHeight w:val="1161"/>
        </w:trPr>
        <w:tc>
          <w:tcPr>
            <w:tcW w:w="222" w:type="dxa"/>
            <w:vMerge w:val="restart"/>
            <w:shd w:val="clear" w:color="auto" w:fill="4C94D8" w:themeFill="text2" w:themeFillTint="80"/>
          </w:tcPr>
          <w:p w14:paraId="0F51DF72" w14:textId="77777777" w:rsidR="007B25FE" w:rsidRPr="003A6953" w:rsidRDefault="007B25FE" w:rsidP="00C742E0">
            <w:pPr>
              <w:pStyle w:val="Heading3"/>
              <w:rPr>
                <w:noProof/>
              </w:rPr>
            </w:pPr>
          </w:p>
        </w:tc>
        <w:tc>
          <w:tcPr>
            <w:tcW w:w="3864" w:type="dxa"/>
            <w:vMerge w:val="restart"/>
            <w:shd w:val="clear" w:color="auto" w:fill="4C94D8" w:themeFill="text2" w:themeFillTint="80"/>
          </w:tcPr>
          <w:p w14:paraId="4409A1FE" w14:textId="6AA0F936" w:rsidR="007B25FE" w:rsidRPr="003A6953" w:rsidRDefault="007B25FE" w:rsidP="00C742E0">
            <w:pPr>
              <w:pStyle w:val="Heading3"/>
            </w:pPr>
          </w:p>
          <w:p w14:paraId="2FA7AD01" w14:textId="77777777" w:rsidR="007B25FE" w:rsidRPr="003A6953" w:rsidRDefault="007B25FE" w:rsidP="00C742E0"/>
          <w:p w14:paraId="23C341DC" w14:textId="77777777" w:rsidR="007B25FE" w:rsidRPr="003A6953" w:rsidRDefault="007B25FE" w:rsidP="00C742E0"/>
          <w:p w14:paraId="7F62A010" w14:textId="7B6286F9" w:rsidR="007B25FE" w:rsidRPr="003A6953" w:rsidRDefault="007B25FE" w:rsidP="00C742E0"/>
          <w:p w14:paraId="6E7E4C02" w14:textId="35B4762A" w:rsidR="007B25FE" w:rsidRPr="003A6953" w:rsidRDefault="007B25FE" w:rsidP="00C742E0"/>
          <w:p w14:paraId="170C5841" w14:textId="55C1EEDB" w:rsidR="007B25FE" w:rsidRPr="003A6953" w:rsidRDefault="007B25FE" w:rsidP="00C742E0"/>
          <w:p w14:paraId="26445668" w14:textId="5E9901DD" w:rsidR="007B25FE" w:rsidRPr="003A6953" w:rsidRDefault="007B25FE" w:rsidP="00C742E0"/>
          <w:p w14:paraId="53555E3F" w14:textId="67B57B03" w:rsidR="007B25FE" w:rsidRPr="003A6953" w:rsidRDefault="007B25FE" w:rsidP="00C742E0"/>
          <w:p w14:paraId="5A0BC5D3" w14:textId="550341D9" w:rsidR="007B25FE" w:rsidRPr="003A6953" w:rsidRDefault="007B25FE" w:rsidP="00C742E0"/>
          <w:p w14:paraId="74022A37" w14:textId="774D74A6" w:rsidR="007B25FE" w:rsidRPr="003A6953" w:rsidRDefault="007B25FE" w:rsidP="00C742E0"/>
          <w:p w14:paraId="1EB15171" w14:textId="77777777" w:rsidR="007B25FE" w:rsidRDefault="007B25FE" w:rsidP="00C742E0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978"/>
              <w:gridCol w:w="670"/>
            </w:tblGrid>
            <w:tr w:rsidR="0030508B" w:rsidRPr="00433957" w14:paraId="46AC49C9" w14:textId="77777777" w:rsidTr="0030508B">
              <w:tc>
                <w:tcPr>
                  <w:tcW w:w="5000" w:type="pct"/>
                  <w:gridSpan w:val="2"/>
                </w:tcPr>
                <w:tbl>
                  <w:tblPr>
                    <w:tblStyle w:val="TableGrid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648"/>
                  </w:tblGrid>
                  <w:tr w:rsidR="0030508B" w:rsidRPr="002A50A4" w14:paraId="2935BFC4" w14:textId="77777777" w:rsidTr="006744A7">
                    <w:tc>
                      <w:tcPr>
                        <w:tcW w:w="5000" w:type="pct"/>
                      </w:tcPr>
                      <w:p w14:paraId="21F7599E" w14:textId="77777777" w:rsidR="0030508B" w:rsidRPr="002A50A4" w:rsidRDefault="0030508B" w:rsidP="0094275D">
                        <w:pPr>
                          <w:pStyle w:val="Heading2"/>
                          <w:framePr w:wrap="around"/>
                        </w:pPr>
                        <w:r w:rsidRPr="002A50A4">
                          <w:t>Summary</w:t>
                        </w:r>
                      </w:p>
                    </w:tc>
                  </w:tr>
                  <w:tr w:rsidR="0030508B" w:rsidRPr="002A50A4" w14:paraId="19ED52DD" w14:textId="77777777" w:rsidTr="006744A7">
                    <w:tc>
                      <w:tcPr>
                        <w:tcW w:w="5000" w:type="pct"/>
                      </w:tcPr>
                      <w:p w14:paraId="0E0A92FB" w14:textId="55BFFACD" w:rsidR="0030508B" w:rsidRPr="002A50A4" w:rsidRDefault="0030508B" w:rsidP="0030508B">
                        <w:pPr>
                          <w:pStyle w:val="Small"/>
                          <w:framePr w:wrap="around"/>
                        </w:pPr>
                        <w:r w:rsidRPr="002A50A4">
                          <w:t>Postdoctoral Researcher and Medical Writer with an M</w:t>
                        </w:r>
                        <w:r w:rsidR="00445FCD">
                          <w:rPr>
                            <w:rFonts w:hint="eastAsia"/>
                            <w:lang w:eastAsia="ko-KR"/>
                          </w:rPr>
                          <w:t>.D.</w:t>
                        </w:r>
                        <w:r w:rsidRPr="002A50A4">
                          <w:t xml:space="preserve"> and current PhD student. Five years of experience leading projects and publishing 13 peer-reviewed articles (three in Q1 journals) with the following study designs: </w:t>
                        </w:r>
                      </w:p>
                      <w:p w14:paraId="46B55351" w14:textId="77777777" w:rsidR="0030508B" w:rsidRPr="002A50A4" w:rsidRDefault="0030508B" w:rsidP="0030508B">
                        <w:pPr>
                          <w:pStyle w:val="Small"/>
                          <w:framePr w:wrap="around"/>
                        </w:pPr>
                      </w:p>
                      <w:p w14:paraId="354A23BE" w14:textId="77777777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systematic review and meta-analysis</w:t>
                        </w:r>
                      </w:p>
                      <w:p w14:paraId="7849F747" w14:textId="77777777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technical note</w:t>
                        </w:r>
                      </w:p>
                      <w:p w14:paraId="48A05508" w14:textId="77777777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case reports</w:t>
                        </w:r>
                      </w:p>
                      <w:p w14:paraId="49EADFA9" w14:textId="77777777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case series</w:t>
                        </w:r>
                      </w:p>
                      <w:p w14:paraId="5293225F" w14:textId="77777777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case-control studies</w:t>
                        </w:r>
                      </w:p>
                      <w:p w14:paraId="719A7764" w14:textId="1504D79C" w:rsidR="0030508B" w:rsidRPr="002A50A4" w:rsidRDefault="0030508B" w:rsidP="0030508B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</w:pPr>
                        <w:r w:rsidRPr="002A50A4">
                          <w:t>cohort studies</w:t>
                        </w:r>
                      </w:p>
                      <w:p w14:paraId="4DE33236" w14:textId="77777777" w:rsidR="0030508B" w:rsidRPr="002A50A4" w:rsidRDefault="0030508B" w:rsidP="0030508B">
                        <w:pPr>
                          <w:pStyle w:val="Small"/>
                          <w:framePr w:wrap="around"/>
                        </w:pPr>
                      </w:p>
                      <w:p w14:paraId="200A1743" w14:textId="77777777" w:rsidR="0030508B" w:rsidRPr="002A50A4" w:rsidRDefault="0030508B" w:rsidP="0030508B">
                        <w:pPr>
                          <w:pStyle w:val="Small"/>
                          <w:framePr w:wrap="around"/>
                        </w:pPr>
                        <w:r w:rsidRPr="002A50A4">
                          <w:t>Knowledge and skilled in PRISMA guidelines and flowcharts, data extraction and abstraction, and evidence synthesis using Python, R, Covidence, DistillerSR, and RevMan.</w:t>
                        </w:r>
                      </w:p>
                      <w:p w14:paraId="3E2B306B" w14:textId="77777777" w:rsidR="0030508B" w:rsidRPr="002A50A4" w:rsidRDefault="0030508B" w:rsidP="0030508B">
                        <w:pPr>
                          <w:pStyle w:val="Small"/>
                          <w:framePr w:wrap="around"/>
                        </w:pPr>
                      </w:p>
                    </w:tc>
                  </w:tr>
                </w:tbl>
                <w:p w14:paraId="5A63EDF2" w14:textId="77777777" w:rsidR="0030508B" w:rsidRPr="00433957" w:rsidRDefault="0030508B" w:rsidP="0030508B">
                  <w:pPr>
                    <w:framePr w:wrap="around" w:vAnchor="text" w:hAnchor="page" w:xAlign="center" w:y="1"/>
                    <w:suppressOverlap/>
                  </w:pPr>
                </w:p>
              </w:tc>
            </w:tr>
            <w:tr w:rsidR="001B37C0" w:rsidRPr="00433957" w14:paraId="05D50B52" w14:textId="77777777" w:rsidTr="00863384">
              <w:tc>
                <w:tcPr>
                  <w:tcW w:w="5000" w:type="pct"/>
                  <w:gridSpan w:val="2"/>
                </w:tcPr>
                <w:p w14:paraId="5D14E654" w14:textId="6F148B76" w:rsidR="00863384" w:rsidRPr="00863384" w:rsidRDefault="00773998" w:rsidP="0094275D">
                  <w:pPr>
                    <w:pStyle w:val="Heading2"/>
                    <w:framePr w:wrap="around"/>
                  </w:pPr>
                  <w:r>
                    <w:t xml:space="preserve">Research </w:t>
                  </w:r>
                  <w:r w:rsidR="001B37C0">
                    <w:t>Stats</w:t>
                  </w:r>
                </w:p>
              </w:tc>
            </w:tr>
            <w:tr w:rsidR="00863384" w:rsidRPr="00433957" w14:paraId="6877BEB8" w14:textId="77777777" w:rsidTr="00863384">
              <w:tc>
                <w:tcPr>
                  <w:tcW w:w="4082" w:type="pct"/>
                </w:tcPr>
                <w:p w14:paraId="46F6CE2A" w14:textId="02CA4BB5" w:rsidR="00863384" w:rsidRDefault="00863384" w:rsidP="005834E8">
                  <w:pPr>
                    <w:pStyle w:val="Small"/>
                    <w:framePr w:wrap="around"/>
                  </w:pPr>
                  <w:r>
                    <w:t>Research Interest Score</w:t>
                  </w:r>
                </w:p>
              </w:tc>
              <w:tc>
                <w:tcPr>
                  <w:tcW w:w="918" w:type="pct"/>
                </w:tcPr>
                <w:p w14:paraId="054FFBB3" w14:textId="25971BA9" w:rsidR="00863384" w:rsidRDefault="00863384" w:rsidP="005834E8">
                  <w:pPr>
                    <w:pStyle w:val="Small"/>
                    <w:framePr w:wrap="around"/>
                    <w:jc w:val="right"/>
                  </w:pPr>
                  <w:r>
                    <w:t>89.8</w:t>
                  </w:r>
                </w:p>
              </w:tc>
            </w:tr>
            <w:tr w:rsidR="00DB7527" w:rsidRPr="00433957" w14:paraId="54972866" w14:textId="77777777" w:rsidTr="00863384">
              <w:tc>
                <w:tcPr>
                  <w:tcW w:w="4082" w:type="pct"/>
                </w:tcPr>
                <w:p w14:paraId="4583275A" w14:textId="19CAFAB6" w:rsidR="00DB7527" w:rsidRDefault="00DB7527" w:rsidP="005834E8">
                  <w:pPr>
                    <w:pStyle w:val="Small"/>
                    <w:framePr w:wrap="around"/>
                  </w:pPr>
                  <w:r>
                    <w:t>Citations</w:t>
                  </w:r>
                </w:p>
              </w:tc>
              <w:tc>
                <w:tcPr>
                  <w:tcW w:w="918" w:type="pct"/>
                </w:tcPr>
                <w:p w14:paraId="6F3B64CE" w14:textId="1B00DE54" w:rsidR="00DB7527" w:rsidRDefault="00DB7527" w:rsidP="005834E8">
                  <w:pPr>
                    <w:pStyle w:val="Small"/>
                    <w:framePr w:wrap="around"/>
                    <w:jc w:val="right"/>
                  </w:pPr>
                  <w:r>
                    <w:t>58</w:t>
                  </w:r>
                </w:p>
              </w:tc>
            </w:tr>
            <w:tr w:rsidR="00DB7527" w:rsidRPr="00433957" w14:paraId="2ECE53AF" w14:textId="77777777" w:rsidTr="00863384">
              <w:tc>
                <w:tcPr>
                  <w:tcW w:w="4082" w:type="pct"/>
                </w:tcPr>
                <w:p w14:paraId="4B3FF6B2" w14:textId="0B5DF790" w:rsidR="00DB7527" w:rsidRDefault="00DB7527" w:rsidP="005834E8">
                  <w:pPr>
                    <w:pStyle w:val="Small"/>
                    <w:framePr w:wrap="around"/>
                  </w:pPr>
                  <w:r>
                    <w:t>h-Index</w:t>
                  </w:r>
                </w:p>
              </w:tc>
              <w:tc>
                <w:tcPr>
                  <w:tcW w:w="918" w:type="pct"/>
                </w:tcPr>
                <w:p w14:paraId="6FE7E879" w14:textId="2EEF07E2" w:rsidR="00DB7527" w:rsidRDefault="00DB7527" w:rsidP="005834E8">
                  <w:pPr>
                    <w:pStyle w:val="Small"/>
                    <w:framePr w:wrap="around"/>
                    <w:jc w:val="right"/>
                  </w:pPr>
                  <w:r>
                    <w:t>4</w:t>
                  </w:r>
                </w:p>
              </w:tc>
            </w:tr>
            <w:tr w:rsidR="00DB7527" w:rsidRPr="00433957" w14:paraId="0812C867" w14:textId="77777777" w:rsidTr="00863384">
              <w:tc>
                <w:tcPr>
                  <w:tcW w:w="4082" w:type="pct"/>
                </w:tcPr>
                <w:p w14:paraId="7FC8C375" w14:textId="230E4843" w:rsidR="00DB7527" w:rsidRDefault="00DB7527" w:rsidP="005834E8">
                  <w:pPr>
                    <w:pStyle w:val="Small"/>
                    <w:framePr w:wrap="around"/>
                  </w:pPr>
                  <w:r>
                    <w:t>Recommendations</w:t>
                  </w:r>
                </w:p>
              </w:tc>
              <w:tc>
                <w:tcPr>
                  <w:tcW w:w="918" w:type="pct"/>
                </w:tcPr>
                <w:p w14:paraId="53FF66AC" w14:textId="75F7000A" w:rsidR="00DB7527" w:rsidRDefault="00DB7527" w:rsidP="005834E8">
                  <w:pPr>
                    <w:pStyle w:val="Small"/>
                    <w:framePr w:wrap="around"/>
                    <w:jc w:val="right"/>
                  </w:pPr>
                  <w:r>
                    <w:t>33</w:t>
                  </w:r>
                </w:p>
              </w:tc>
            </w:tr>
            <w:tr w:rsidR="00DB7527" w:rsidRPr="00433957" w14:paraId="09193F4A" w14:textId="77777777" w:rsidTr="00863384">
              <w:tc>
                <w:tcPr>
                  <w:tcW w:w="4082" w:type="pct"/>
                </w:tcPr>
                <w:p w14:paraId="24E181C9" w14:textId="1FC96756" w:rsidR="00DB7527" w:rsidRDefault="00DB7527" w:rsidP="005834E8">
                  <w:pPr>
                    <w:pStyle w:val="Small"/>
                    <w:framePr w:wrap="around"/>
                  </w:pPr>
                  <w:r>
                    <w:t>Reads</w:t>
                  </w:r>
                </w:p>
              </w:tc>
              <w:tc>
                <w:tcPr>
                  <w:tcW w:w="918" w:type="pct"/>
                </w:tcPr>
                <w:p w14:paraId="7A3CC9DE" w14:textId="0C8E10B5" w:rsidR="00DB7527" w:rsidRDefault="00DB7527" w:rsidP="005834E8">
                  <w:pPr>
                    <w:pStyle w:val="Small"/>
                    <w:framePr w:wrap="around"/>
                    <w:jc w:val="right"/>
                  </w:pPr>
                  <w:r>
                    <w:t>2,701</w:t>
                  </w:r>
                </w:p>
              </w:tc>
            </w:tr>
            <w:tr w:rsidR="00BD6C34" w:rsidRPr="00433957" w14:paraId="6C26EA8C" w14:textId="77777777" w:rsidTr="00863384">
              <w:tc>
                <w:tcPr>
                  <w:tcW w:w="4082" w:type="pct"/>
                </w:tcPr>
                <w:p w14:paraId="6686D1CD" w14:textId="4921400C" w:rsidR="00BD6C34" w:rsidRPr="00BD6C34" w:rsidRDefault="00BD6C34" w:rsidP="005834E8">
                  <w:pPr>
                    <w:pStyle w:val="Small"/>
                    <w:framePr w:wrap="around"/>
                    <w:rPr>
                      <w:rFonts w:hint="eastAsia"/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Authorship</w:t>
                  </w:r>
                </w:p>
              </w:tc>
              <w:tc>
                <w:tcPr>
                  <w:tcW w:w="918" w:type="pct"/>
                </w:tcPr>
                <w:p w14:paraId="5D2B9603" w14:textId="77777777" w:rsidR="00BD6C34" w:rsidRDefault="00BD6C34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863384" w:rsidRPr="00433957" w14:paraId="7CDA6B44" w14:textId="77777777" w:rsidTr="00863384">
              <w:tc>
                <w:tcPr>
                  <w:tcW w:w="4082" w:type="pct"/>
                </w:tcPr>
                <w:p w14:paraId="449AF468" w14:textId="55C1A90A" w:rsidR="00863384" w:rsidRDefault="00863384" w:rsidP="00BD6C34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1</w:t>
                  </w:r>
                  <w:r w:rsidRPr="00863384">
                    <w:rPr>
                      <w:vertAlign w:val="superscript"/>
                    </w:rPr>
                    <w:t>st</w:t>
                  </w:r>
                </w:p>
              </w:tc>
              <w:tc>
                <w:tcPr>
                  <w:tcW w:w="918" w:type="pct"/>
                </w:tcPr>
                <w:p w14:paraId="079F144C" w14:textId="17BFD8DA" w:rsidR="00863384" w:rsidRDefault="00863384" w:rsidP="00BD6C34">
                  <w:pPr>
                    <w:pStyle w:val="Small"/>
                    <w:framePr w:wrap="around"/>
                    <w:jc w:val="right"/>
                  </w:pPr>
                  <w:r>
                    <w:t>2</w:t>
                  </w:r>
                </w:p>
              </w:tc>
            </w:tr>
            <w:tr w:rsidR="00863384" w:rsidRPr="00433957" w14:paraId="6A3B9008" w14:textId="77777777" w:rsidTr="00863384">
              <w:tc>
                <w:tcPr>
                  <w:tcW w:w="4082" w:type="pct"/>
                </w:tcPr>
                <w:p w14:paraId="41259E92" w14:textId="61C5742F" w:rsidR="00863384" w:rsidRDefault="00863384" w:rsidP="00BD6C34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2</w:t>
                  </w:r>
                  <w:r w:rsidRPr="00863384">
                    <w:rPr>
                      <w:vertAlign w:val="superscript"/>
                    </w:rPr>
                    <w:t>nd</w:t>
                  </w:r>
                  <w:r>
                    <w:t xml:space="preserve"> </w:t>
                  </w:r>
                </w:p>
              </w:tc>
              <w:tc>
                <w:tcPr>
                  <w:tcW w:w="918" w:type="pct"/>
                </w:tcPr>
                <w:p w14:paraId="5B411125" w14:textId="7BA11193" w:rsidR="00863384" w:rsidRDefault="00863384" w:rsidP="00BD6C34">
                  <w:pPr>
                    <w:pStyle w:val="Small"/>
                    <w:framePr w:wrap="around"/>
                    <w:jc w:val="right"/>
                  </w:pPr>
                  <w:r>
                    <w:t>5</w:t>
                  </w:r>
                </w:p>
              </w:tc>
            </w:tr>
            <w:tr w:rsidR="00863384" w:rsidRPr="00433957" w14:paraId="2EE36A79" w14:textId="77777777" w:rsidTr="00863384">
              <w:tc>
                <w:tcPr>
                  <w:tcW w:w="4082" w:type="pct"/>
                </w:tcPr>
                <w:p w14:paraId="0205F0ED" w14:textId="7B174254" w:rsidR="00863384" w:rsidRDefault="00863384" w:rsidP="00BD6C34">
                  <w:pPr>
                    <w:pStyle w:val="Normal-List1"/>
                    <w:framePr w:wrap="around" w:vAnchor="text" w:hAnchor="page" w:xAlign="center" w:y="1"/>
                    <w:suppressOverlap/>
                    <w:rPr>
                      <w:rFonts w:hint="eastAsia"/>
                      <w:lang w:eastAsia="ko-KR"/>
                    </w:rPr>
                  </w:pPr>
                  <w:r>
                    <w:t>3</w:t>
                  </w:r>
                  <w:r w:rsidR="00BD6C34" w:rsidRPr="00BD6C34">
                    <w:rPr>
                      <w:rFonts w:hint="eastAsia"/>
                      <w:vertAlign w:val="superscript"/>
                      <w:lang w:eastAsia="ko-KR"/>
                    </w:rPr>
                    <w:t>rd</w:t>
                  </w:r>
                  <w:r w:rsidR="00BD6C34">
                    <w:rPr>
                      <w:rFonts w:hint="eastAsia"/>
                      <w:lang w:eastAsia="ko-KR"/>
                    </w:rPr>
                    <w:t xml:space="preserve"> </w:t>
                  </w:r>
                </w:p>
              </w:tc>
              <w:tc>
                <w:tcPr>
                  <w:tcW w:w="918" w:type="pct"/>
                </w:tcPr>
                <w:p w14:paraId="38F87669" w14:textId="45F46945" w:rsidR="00863384" w:rsidRDefault="00863384" w:rsidP="00BD6C34">
                  <w:pPr>
                    <w:pStyle w:val="Small"/>
                    <w:framePr w:wrap="around"/>
                    <w:jc w:val="right"/>
                  </w:pPr>
                  <w:r>
                    <w:t>4</w:t>
                  </w:r>
                </w:p>
              </w:tc>
            </w:tr>
            <w:tr w:rsidR="00863384" w:rsidRPr="00433957" w14:paraId="1996B568" w14:textId="77777777" w:rsidTr="00863384">
              <w:tc>
                <w:tcPr>
                  <w:tcW w:w="4082" w:type="pct"/>
                </w:tcPr>
                <w:p w14:paraId="2980A2C2" w14:textId="0974E0F2" w:rsidR="00863384" w:rsidRDefault="00863384" w:rsidP="00BD6C34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Last</w:t>
                  </w:r>
                </w:p>
              </w:tc>
              <w:tc>
                <w:tcPr>
                  <w:tcW w:w="918" w:type="pct"/>
                </w:tcPr>
                <w:p w14:paraId="46F0A92B" w14:textId="7BD63DB4" w:rsidR="00863384" w:rsidRDefault="00863384" w:rsidP="00BD6C34">
                  <w:pPr>
                    <w:pStyle w:val="Small"/>
                    <w:framePr w:wrap="around"/>
                    <w:jc w:val="right"/>
                  </w:pPr>
                  <w:r>
                    <w:t>1</w:t>
                  </w:r>
                </w:p>
              </w:tc>
            </w:tr>
            <w:tr w:rsidR="00863384" w:rsidRPr="00433957" w14:paraId="0B91F50B" w14:textId="77777777" w:rsidTr="00863384">
              <w:tc>
                <w:tcPr>
                  <w:tcW w:w="4082" w:type="pct"/>
                </w:tcPr>
                <w:p w14:paraId="2AA63DC8" w14:textId="2E8E8CBC" w:rsidR="00863384" w:rsidRPr="00863384" w:rsidRDefault="00BD6C34" w:rsidP="005834E8">
                  <w:pPr>
                    <w:pStyle w:val="Small"/>
                    <w:framePr w:wrap="around"/>
                    <w:rPr>
                      <w:rFonts w:hint="eastAsia"/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Publication in Q1 Journals</w:t>
                  </w:r>
                </w:p>
              </w:tc>
              <w:tc>
                <w:tcPr>
                  <w:tcW w:w="918" w:type="pct"/>
                </w:tcPr>
                <w:p w14:paraId="469CE1DF" w14:textId="2E86D7D2" w:rsidR="00863384" w:rsidRDefault="00863384" w:rsidP="005834E8">
                  <w:pPr>
                    <w:pStyle w:val="Small"/>
                    <w:framePr w:wrap="around"/>
                    <w:jc w:val="right"/>
                  </w:pPr>
                  <w:r>
                    <w:t>3</w:t>
                  </w:r>
                </w:p>
              </w:tc>
            </w:tr>
            <w:tr w:rsidR="00863384" w:rsidRPr="00433957" w14:paraId="603AFF25" w14:textId="77777777" w:rsidTr="00863384">
              <w:tc>
                <w:tcPr>
                  <w:tcW w:w="4082" w:type="pct"/>
                </w:tcPr>
                <w:p w14:paraId="0C43D41E" w14:textId="56A2A585" w:rsidR="00863384" w:rsidRDefault="00863384" w:rsidP="005834E8">
                  <w:pPr>
                    <w:pStyle w:val="Small"/>
                    <w:framePr w:wrap="around"/>
                  </w:pPr>
                  <w:r>
                    <w:t>Total Number of Publications</w:t>
                  </w:r>
                </w:p>
              </w:tc>
              <w:tc>
                <w:tcPr>
                  <w:tcW w:w="918" w:type="pct"/>
                </w:tcPr>
                <w:p w14:paraId="212D419E" w14:textId="0AA588E2" w:rsidR="00863384" w:rsidRDefault="00863384" w:rsidP="005834E8">
                  <w:pPr>
                    <w:pStyle w:val="Small"/>
                    <w:framePr w:wrap="around"/>
                    <w:jc w:val="right"/>
                  </w:pPr>
                  <w:r>
                    <w:t>14</w:t>
                  </w:r>
                </w:p>
              </w:tc>
            </w:tr>
            <w:tr w:rsidR="00BD6C34" w:rsidRPr="00433957" w14:paraId="671E2132" w14:textId="77777777" w:rsidTr="00863384">
              <w:tc>
                <w:tcPr>
                  <w:tcW w:w="4082" w:type="pct"/>
                </w:tcPr>
                <w:p w14:paraId="58B8D586" w14:textId="2BE0B49C" w:rsidR="00BD6C34" w:rsidRDefault="00BD6C34" w:rsidP="00BD6C34">
                  <w:pPr>
                    <w:pStyle w:val="Small"/>
                    <w:framePr w:wrap="around"/>
                    <w:rPr>
                      <w:rFonts w:hint="eastAsia"/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Poster Presentations</w:t>
                  </w:r>
                </w:p>
              </w:tc>
              <w:tc>
                <w:tcPr>
                  <w:tcW w:w="918" w:type="pct"/>
                </w:tcPr>
                <w:p w14:paraId="45E46C5E" w14:textId="3C813B27" w:rsidR="00BD6C34" w:rsidRDefault="00BD6C34" w:rsidP="005834E8">
                  <w:pPr>
                    <w:pStyle w:val="Small"/>
                    <w:framePr w:wrap="around"/>
                    <w:jc w:val="right"/>
                    <w:rPr>
                      <w:rFonts w:hint="eastAsia"/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6</w:t>
                  </w:r>
                </w:p>
              </w:tc>
            </w:tr>
          </w:tbl>
          <w:p w14:paraId="0DE0D4A0" w14:textId="77777777" w:rsidR="00D260D4" w:rsidRDefault="00D260D4" w:rsidP="00D260D4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762"/>
              <w:gridCol w:w="1886"/>
            </w:tblGrid>
            <w:tr w:rsidR="009B7F1F" w:rsidRPr="00433957" w14:paraId="4B26AB84" w14:textId="77777777" w:rsidTr="009B7F1F">
              <w:tc>
                <w:tcPr>
                  <w:tcW w:w="5000" w:type="pct"/>
                  <w:gridSpan w:val="2"/>
                </w:tcPr>
                <w:p w14:paraId="13DAC790" w14:textId="36095CF4" w:rsidR="009B7F1F" w:rsidRPr="009B7F1F" w:rsidRDefault="009B7F1F" w:rsidP="00BD6C34">
                  <w:pPr>
                    <w:pStyle w:val="Heading2"/>
                    <w:framePr w:wrap="around"/>
                    <w:rPr>
                      <w:rFonts w:hint="eastAsia"/>
                      <w:lang w:eastAsia="ko-KR"/>
                    </w:rPr>
                  </w:pPr>
                </w:p>
              </w:tc>
            </w:tr>
            <w:tr w:rsidR="009B7F1F" w:rsidRPr="00433957" w14:paraId="1528F5D6" w14:textId="0C089CE1" w:rsidTr="009B7F1F">
              <w:tc>
                <w:tcPr>
                  <w:tcW w:w="2415" w:type="pct"/>
                </w:tcPr>
                <w:p w14:paraId="1281B5D2" w14:textId="2660138B" w:rsidR="009B7F1F" w:rsidRPr="00433957" w:rsidRDefault="009B7F1F" w:rsidP="005834E8">
                  <w:pPr>
                    <w:framePr w:wrap="around" w:vAnchor="text" w:hAnchor="page" w:xAlign="center" w:y="1"/>
                    <w:suppressOverlap/>
                  </w:pPr>
                  <w:r w:rsidRPr="009B7F1F">
                    <w:rPr>
                      <w:noProof/>
                    </w:rPr>
                    <w:drawing>
                      <wp:inline distT="0" distB="0" distL="0" distR="0" wp14:anchorId="4EDA7484" wp14:editId="2DB4CE8F">
                        <wp:extent cx="1087395" cy="1028181"/>
                        <wp:effectExtent l="0" t="0" r="0" b="63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0029" cy="1030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85" w:type="pct"/>
                  <w:vAlign w:val="center"/>
                </w:tcPr>
                <w:p w14:paraId="41770947" w14:textId="5B90C803" w:rsidR="009B7F1F" w:rsidRPr="009B7F1F" w:rsidRDefault="009B7F1F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9B7F1F">
                    <w:rPr>
                      <w:noProof/>
                    </w:rPr>
                    <w:drawing>
                      <wp:inline distT="0" distB="0" distL="0" distR="0" wp14:anchorId="567027B0" wp14:editId="27AF5D6F">
                        <wp:extent cx="1172127" cy="475187"/>
                        <wp:effectExtent l="0" t="0" r="9525" b="127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8061" cy="4775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EC15CD" w14:textId="77777777" w:rsidR="009B7F1F" w:rsidRDefault="009B7F1F" w:rsidP="00D260D4"/>
          <w:p w14:paraId="36442ACB" w14:textId="5582B994" w:rsidR="00C52B8D" w:rsidRDefault="00972FBA" w:rsidP="0094275D">
            <w:pPr>
              <w:pStyle w:val="Heading2"/>
              <w:framePr w:wrap="auto" w:vAnchor="margin" w:hAnchor="text" w:xAlign="left" w:yAlign="inline"/>
              <w:suppressOverlap w:val="0"/>
            </w:pPr>
            <w:r>
              <w:t>Medical Writing Skills</w:t>
            </w:r>
          </w:p>
          <w:p w14:paraId="483A0101" w14:textId="235CF247" w:rsidR="00CC7364" w:rsidRPr="00CC7364" w:rsidRDefault="00972FBA" w:rsidP="0094275D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 xml:space="preserve">Manuscript drafting </w:t>
            </w:r>
            <w:r w:rsidRPr="00CC7364">
              <w:t>(case reports and series, cohort and case-control diagnostic studies, and technical notes</w:t>
            </w:r>
            <w:r w:rsidR="00CC7364" w:rsidRPr="00CC7364">
              <w:t>)</w:t>
            </w:r>
          </w:p>
          <w:p w14:paraId="581CCC99" w14:textId="3CDDC860" w:rsidR="00972FBA" w:rsidRPr="00972FBA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 xml:space="preserve">Three publications in Q1 journals in the field of Medicine: Orthopedic Surgery and Sports Medicine </w:t>
            </w:r>
            <w:r w:rsidRPr="00CC7364">
              <w:rPr>
                <w:i/>
                <w:iCs/>
              </w:rPr>
              <w:t>(Letter to the Editor, case-control diagnostic study, systematic review and meta-analysis)</w:t>
            </w:r>
          </w:p>
          <w:p w14:paraId="04190840" w14:textId="4D0CE599" w:rsidR="00972FBA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Systematic and narrative reviews</w:t>
            </w:r>
          </w:p>
          <w:p w14:paraId="254D2A94" w14:textId="4266AF86" w:rsidR="00CC7364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Protocol development and registration on PROSPERO</w:t>
            </w:r>
          </w:p>
          <w:p w14:paraId="004462E1" w14:textId="1B28B363" w:rsidR="00CC7364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PRISMA</w:t>
            </w:r>
          </w:p>
          <w:p w14:paraId="65DADD4F" w14:textId="77777777" w:rsidR="00CC7364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GRADE</w:t>
            </w:r>
          </w:p>
          <w:p w14:paraId="68DD772D" w14:textId="252505BF" w:rsidR="00CC7364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Risk of bias assessment (Cochrane’s Revised RoB2 tool for RCTs, MINORS and NOS for non-randomized observational studies)</w:t>
            </w:r>
          </w:p>
          <w:p w14:paraId="6D26D5CA" w14:textId="49095163" w:rsidR="00CC7364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CER/PMCF (EU MDR)</w:t>
            </w:r>
          </w:p>
          <w:p w14:paraId="758DC463" w14:textId="2CC08DBA" w:rsidR="00CC7364" w:rsidRPr="00972FBA" w:rsidRDefault="00CC7364" w:rsidP="00257EC8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Production of publication-ready figures and tables using Python and R</w:t>
            </w:r>
          </w:p>
          <w:p w14:paraId="6BE74700" w14:textId="77777777" w:rsidR="00972FBA" w:rsidRPr="00C52B8D" w:rsidRDefault="00972FBA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53"/>
              <w:gridCol w:w="245"/>
              <w:gridCol w:w="244"/>
              <w:gridCol w:w="228"/>
              <w:gridCol w:w="228"/>
              <w:gridCol w:w="239"/>
              <w:gridCol w:w="239"/>
              <w:gridCol w:w="672"/>
            </w:tblGrid>
            <w:tr w:rsidR="00D260D4" w:rsidRPr="003A6953" w14:paraId="54C82F0D" w14:textId="77777777" w:rsidTr="00D260D4">
              <w:tc>
                <w:tcPr>
                  <w:tcW w:w="5000" w:type="pct"/>
                  <w:gridSpan w:val="8"/>
                </w:tcPr>
                <w:p w14:paraId="7DF25588" w14:textId="07E15DEB" w:rsidR="00D260D4" w:rsidRPr="00B928C2" w:rsidRDefault="00D260D4" w:rsidP="0094275D">
                  <w:pPr>
                    <w:pStyle w:val="Heading2"/>
                    <w:framePr w:wrap="around"/>
                  </w:pPr>
                  <w:r>
                    <w:t>Languages</w:t>
                  </w:r>
                </w:p>
              </w:tc>
            </w:tr>
            <w:tr w:rsidR="009B7F1F" w:rsidRPr="003A6953" w14:paraId="7F7CFFE7" w14:textId="1FB21916" w:rsidTr="00D260D4">
              <w:tc>
                <w:tcPr>
                  <w:tcW w:w="2127" w:type="pct"/>
                </w:tcPr>
                <w:p w14:paraId="446BD6F9" w14:textId="77777777" w:rsidR="007B25FE" w:rsidRPr="003A6953" w:rsidRDefault="007B25FE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336" w:type="pct"/>
                  <w:vAlign w:val="center"/>
                </w:tcPr>
                <w:p w14:paraId="7822F81A" w14:textId="5FBDBD9B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A1</w:t>
                  </w:r>
                </w:p>
              </w:tc>
              <w:tc>
                <w:tcPr>
                  <w:tcW w:w="334" w:type="pct"/>
                  <w:vAlign w:val="center"/>
                </w:tcPr>
                <w:p w14:paraId="709501FE" w14:textId="1C84300C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A2</w:t>
                  </w:r>
                </w:p>
              </w:tc>
              <w:tc>
                <w:tcPr>
                  <w:tcW w:w="313" w:type="pct"/>
                  <w:vAlign w:val="center"/>
                </w:tcPr>
                <w:p w14:paraId="1F7A538E" w14:textId="664D3F52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B1</w:t>
                  </w:r>
                </w:p>
              </w:tc>
              <w:tc>
                <w:tcPr>
                  <w:tcW w:w="313" w:type="pct"/>
                  <w:vAlign w:val="center"/>
                </w:tcPr>
                <w:p w14:paraId="32E41FD1" w14:textId="0AEF9129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B2</w:t>
                  </w:r>
                </w:p>
              </w:tc>
              <w:tc>
                <w:tcPr>
                  <w:tcW w:w="328" w:type="pct"/>
                  <w:vAlign w:val="center"/>
                </w:tcPr>
                <w:p w14:paraId="74A5555C" w14:textId="63317C44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C1</w:t>
                  </w:r>
                </w:p>
              </w:tc>
              <w:tc>
                <w:tcPr>
                  <w:tcW w:w="328" w:type="pct"/>
                  <w:vAlign w:val="center"/>
                </w:tcPr>
                <w:p w14:paraId="05C8B2B8" w14:textId="4C4BA534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C2</w:t>
                  </w:r>
                </w:p>
              </w:tc>
              <w:tc>
                <w:tcPr>
                  <w:tcW w:w="922" w:type="pct"/>
                </w:tcPr>
                <w:p w14:paraId="0E79142C" w14:textId="77777777" w:rsidR="007B25FE" w:rsidRPr="00B928C2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  <w:sz w:val="16"/>
                      <w:szCs w:val="16"/>
                    </w:rPr>
                  </w:pPr>
                </w:p>
              </w:tc>
            </w:tr>
            <w:tr w:rsidR="009B7F1F" w:rsidRPr="003A6953" w14:paraId="00FA158A" w14:textId="560791C8" w:rsidTr="00257EC8">
              <w:tc>
                <w:tcPr>
                  <w:tcW w:w="2127" w:type="pct"/>
                  <w:vAlign w:val="center"/>
                </w:tcPr>
                <w:p w14:paraId="616FEDC8" w14:textId="77777777" w:rsidR="007B25FE" w:rsidRPr="00F33E15" w:rsidRDefault="007B25FE" w:rsidP="00257EC8">
                  <w:pPr>
                    <w:pStyle w:val="Small"/>
                    <w:framePr w:wrap="around"/>
                  </w:pPr>
                  <w:r w:rsidRPr="00F33E15">
                    <w:t>Korean</w:t>
                  </w:r>
                </w:p>
              </w:tc>
              <w:tc>
                <w:tcPr>
                  <w:tcW w:w="336" w:type="pct"/>
                </w:tcPr>
                <w:p w14:paraId="1E01F9F5" w14:textId="16D31F08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4CDEFFD9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220A0B7D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76678436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C480898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27EAE85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922" w:type="pct"/>
                  <w:vAlign w:val="center"/>
                </w:tcPr>
                <w:p w14:paraId="7B708F87" w14:textId="791A2A99" w:rsidR="007B25FE" w:rsidRPr="000C68EE" w:rsidRDefault="00DB7527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  <w:sz w:val="14"/>
                      <w:szCs w:val="14"/>
                    </w:rPr>
                  </w:pPr>
                  <w:r>
                    <w:rPr>
                      <w:rFonts w:ascii="Segoe UI Symbol" w:hAnsi="Segoe UI Symbol" w:cs="Segoe UI Symbol"/>
                      <w:sz w:val="14"/>
                      <w:szCs w:val="14"/>
                    </w:rPr>
                    <w:t>C2</w:t>
                  </w:r>
                </w:p>
              </w:tc>
            </w:tr>
            <w:tr w:rsidR="009B7F1F" w:rsidRPr="003A6953" w14:paraId="2073CAE6" w14:textId="283F2122" w:rsidTr="00257EC8">
              <w:tc>
                <w:tcPr>
                  <w:tcW w:w="2127" w:type="pct"/>
                  <w:vAlign w:val="center"/>
                </w:tcPr>
                <w:p w14:paraId="1518EDEE" w14:textId="77777777" w:rsidR="007B25FE" w:rsidRPr="00F33E15" w:rsidRDefault="007B25FE" w:rsidP="00257EC8">
                  <w:pPr>
                    <w:pStyle w:val="Small"/>
                    <w:framePr w:wrap="around"/>
                  </w:pPr>
                  <w:r w:rsidRPr="00F33E15">
                    <w:t>English</w:t>
                  </w:r>
                </w:p>
              </w:tc>
              <w:tc>
                <w:tcPr>
                  <w:tcW w:w="336" w:type="pct"/>
                </w:tcPr>
                <w:p w14:paraId="786C9009" w14:textId="68E4326E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77DEA709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33BAECF2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2520D050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6E46314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32B9E430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922" w:type="pct"/>
                  <w:vAlign w:val="center"/>
                </w:tcPr>
                <w:p w14:paraId="18E6EF31" w14:textId="090FC27A" w:rsidR="007B25FE" w:rsidRPr="000C68EE" w:rsidRDefault="00DB7527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  <w:sz w:val="14"/>
                      <w:szCs w:val="14"/>
                    </w:rPr>
                  </w:pPr>
                  <w:r>
                    <w:rPr>
                      <w:rFonts w:ascii="Segoe UI Symbol" w:hAnsi="Segoe UI Symbol" w:cs="Segoe UI Symbol"/>
                      <w:sz w:val="14"/>
                      <w:szCs w:val="14"/>
                    </w:rPr>
                    <w:t>C2</w:t>
                  </w:r>
                </w:p>
              </w:tc>
            </w:tr>
            <w:tr w:rsidR="009B7F1F" w:rsidRPr="003A6953" w14:paraId="1707D3A7" w14:textId="77777777" w:rsidTr="00257EC8">
              <w:tc>
                <w:tcPr>
                  <w:tcW w:w="2127" w:type="pct"/>
                  <w:vAlign w:val="center"/>
                </w:tcPr>
                <w:p w14:paraId="67806821" w14:textId="77777777" w:rsidR="007B25FE" w:rsidRPr="00F33E15" w:rsidRDefault="007B25FE" w:rsidP="00257EC8">
                  <w:pPr>
                    <w:pStyle w:val="Small"/>
                    <w:framePr w:wrap="around"/>
                  </w:pPr>
                  <w:r>
                    <w:t>Medical Polish</w:t>
                  </w:r>
                </w:p>
              </w:tc>
              <w:tc>
                <w:tcPr>
                  <w:tcW w:w="336" w:type="pct"/>
                </w:tcPr>
                <w:p w14:paraId="4427AB5B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40E59514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429503FF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69C71E68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16E674A5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Emoji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  <w:tc>
                <w:tcPr>
                  <w:tcW w:w="328" w:type="pct"/>
                </w:tcPr>
                <w:p w14:paraId="221590E5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Emoji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922" w:type="pct"/>
                  <w:vAlign w:val="center"/>
                </w:tcPr>
                <w:p w14:paraId="30646873" w14:textId="77777777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Emoji"/>
                      <w:sz w:val="14"/>
                      <w:szCs w:val="14"/>
                    </w:rPr>
                  </w:pPr>
                  <w:r w:rsidRPr="000C68EE">
                    <w:rPr>
                      <w:sz w:val="14"/>
                      <w:szCs w:val="14"/>
                    </w:rPr>
                    <w:t>B2/C1</w:t>
                  </w:r>
                </w:p>
              </w:tc>
            </w:tr>
            <w:tr w:rsidR="009B7F1F" w:rsidRPr="003A6953" w14:paraId="7148EF11" w14:textId="6E72FC78" w:rsidTr="00257EC8">
              <w:tc>
                <w:tcPr>
                  <w:tcW w:w="2127" w:type="pct"/>
                  <w:vAlign w:val="center"/>
                </w:tcPr>
                <w:p w14:paraId="153B9BA5" w14:textId="3CF3408A" w:rsidR="007B25FE" w:rsidRPr="00F33E15" w:rsidRDefault="007B25FE" w:rsidP="00257EC8">
                  <w:pPr>
                    <w:pStyle w:val="Small"/>
                    <w:framePr w:wrap="around"/>
                  </w:pPr>
                  <w:r>
                    <w:t xml:space="preserve">General </w:t>
                  </w:r>
                  <w:r w:rsidRPr="00F33E15">
                    <w:t>Polish</w:t>
                  </w:r>
                </w:p>
              </w:tc>
              <w:tc>
                <w:tcPr>
                  <w:tcW w:w="336" w:type="pct"/>
                </w:tcPr>
                <w:p w14:paraId="2ACEC45C" w14:textId="72052774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594FD8D5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673E544B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5D34B72F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4A645C2B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328" w:type="pct"/>
                </w:tcPr>
                <w:p w14:paraId="0730AC26" w14:textId="77777777" w:rsidR="007B25FE" w:rsidRPr="0029656D" w:rsidRDefault="007B25FE" w:rsidP="005834E8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922" w:type="pct"/>
                  <w:vAlign w:val="center"/>
                </w:tcPr>
                <w:p w14:paraId="4C4C8759" w14:textId="3E305B02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Emoji"/>
                      <w:sz w:val="14"/>
                      <w:szCs w:val="14"/>
                    </w:rPr>
                  </w:pPr>
                  <w:r w:rsidRPr="000C68EE">
                    <w:rPr>
                      <w:sz w:val="14"/>
                      <w:szCs w:val="14"/>
                    </w:rPr>
                    <w:t>B2</w:t>
                  </w:r>
                </w:p>
              </w:tc>
            </w:tr>
          </w:tbl>
          <w:p w14:paraId="6D184F0F" w14:textId="77777777" w:rsidR="00C52B8D" w:rsidRPr="00C52B8D" w:rsidRDefault="00C52B8D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780"/>
              <w:gridCol w:w="843"/>
              <w:gridCol w:w="1113"/>
              <w:gridCol w:w="912"/>
            </w:tblGrid>
            <w:tr w:rsidR="00C52B8D" w:rsidRPr="003A6953" w14:paraId="54006E6F" w14:textId="77777777" w:rsidTr="00C52B8D">
              <w:tc>
                <w:tcPr>
                  <w:tcW w:w="5000" w:type="pct"/>
                  <w:gridSpan w:val="4"/>
                </w:tcPr>
                <w:p w14:paraId="71653DCA" w14:textId="3A9AC767" w:rsidR="00C52B8D" w:rsidRPr="00DB7527" w:rsidRDefault="00C52B8D" w:rsidP="0094275D">
                  <w:pPr>
                    <w:pStyle w:val="Heading2"/>
                    <w:framePr w:wrap="around"/>
                  </w:pPr>
                  <w:r>
                    <w:t>Skills</w:t>
                  </w:r>
                </w:p>
              </w:tc>
            </w:tr>
            <w:tr w:rsidR="009B7F1F" w:rsidRPr="003A6953" w14:paraId="115A7E66" w14:textId="77777777" w:rsidTr="00E15664">
              <w:tc>
                <w:tcPr>
                  <w:tcW w:w="1070" w:type="pct"/>
                </w:tcPr>
                <w:p w14:paraId="64C9D952" w14:textId="77777777" w:rsidR="00C52B8D" w:rsidRPr="003A6953" w:rsidRDefault="00C52B8D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1155" w:type="pct"/>
                  <w:vAlign w:val="center"/>
                </w:tcPr>
                <w:p w14:paraId="2EA30A3D" w14:textId="47D5DEF6" w:rsidR="007B25FE" w:rsidRPr="00DB7527" w:rsidRDefault="007B25FE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Beginner</w:t>
                  </w:r>
                </w:p>
              </w:tc>
              <w:tc>
                <w:tcPr>
                  <w:tcW w:w="1525" w:type="pct"/>
                  <w:vAlign w:val="center"/>
                </w:tcPr>
                <w:p w14:paraId="3FCC8BC5" w14:textId="33F260F7" w:rsidR="007B25FE" w:rsidRPr="00DB7527" w:rsidRDefault="007B25FE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Intermediate</w:t>
                  </w:r>
                </w:p>
              </w:tc>
              <w:tc>
                <w:tcPr>
                  <w:tcW w:w="1249" w:type="pct"/>
                  <w:vAlign w:val="center"/>
                </w:tcPr>
                <w:p w14:paraId="251AD497" w14:textId="2439ABBC" w:rsidR="007B25FE" w:rsidRPr="00DB7527" w:rsidRDefault="007B25FE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Advanced</w:t>
                  </w:r>
                </w:p>
              </w:tc>
            </w:tr>
            <w:tr w:rsidR="009B7F1F" w:rsidRPr="003A6953" w14:paraId="69505975" w14:textId="77777777" w:rsidTr="00257EC8">
              <w:tc>
                <w:tcPr>
                  <w:tcW w:w="1070" w:type="pct"/>
                  <w:vAlign w:val="center"/>
                </w:tcPr>
                <w:p w14:paraId="53271F7D" w14:textId="68ABD208" w:rsidR="00E15664" w:rsidRDefault="00E15664" w:rsidP="00257EC8">
                  <w:pPr>
                    <w:pStyle w:val="Small"/>
                    <w:framePr w:wrap="around"/>
                  </w:pPr>
                  <w:r>
                    <w:t>Word</w:t>
                  </w:r>
                </w:p>
              </w:tc>
              <w:tc>
                <w:tcPr>
                  <w:tcW w:w="1155" w:type="pct"/>
                </w:tcPr>
                <w:p w14:paraId="1EEFF194" w14:textId="5814CA05" w:rsidR="00E15664" w:rsidRPr="004A0ED5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</w:tcPr>
                <w:p w14:paraId="76137535" w14:textId="309701F3" w:rsidR="00E15664" w:rsidRPr="004A0ED5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</w:tcPr>
                <w:p w14:paraId="6384662B" w14:textId="2C32A2D7" w:rsidR="00E15664" w:rsidRPr="004A0ED5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</w:tr>
            <w:tr w:rsidR="009B7F1F" w:rsidRPr="003A6953" w14:paraId="0FDDEE8C" w14:textId="77777777" w:rsidTr="00257EC8">
              <w:tc>
                <w:tcPr>
                  <w:tcW w:w="1070" w:type="pct"/>
                  <w:vAlign w:val="center"/>
                </w:tcPr>
                <w:p w14:paraId="75A57766" w14:textId="651828F8" w:rsidR="00E15664" w:rsidRPr="00F33E15" w:rsidRDefault="00E15664" w:rsidP="00257EC8">
                  <w:pPr>
                    <w:pStyle w:val="Small"/>
                    <w:framePr w:wrap="around"/>
                  </w:pPr>
                  <w:r>
                    <w:t>Excel</w:t>
                  </w:r>
                </w:p>
              </w:tc>
              <w:tc>
                <w:tcPr>
                  <w:tcW w:w="1155" w:type="pct"/>
                </w:tcPr>
                <w:p w14:paraId="67E279C4" w14:textId="65C90C5A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</w:tcPr>
                <w:p w14:paraId="76663BD3" w14:textId="6CEBBB39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</w:tcPr>
                <w:p w14:paraId="4B1215DF" w14:textId="2A7A7471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Cambria Math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</w:tr>
            <w:tr w:rsidR="009B7F1F" w:rsidRPr="003A6953" w14:paraId="281DB056" w14:textId="77777777" w:rsidTr="00257EC8">
              <w:tc>
                <w:tcPr>
                  <w:tcW w:w="1070" w:type="pct"/>
                  <w:vAlign w:val="center"/>
                </w:tcPr>
                <w:p w14:paraId="0FBC8848" w14:textId="6D50A527" w:rsidR="00E15664" w:rsidRPr="00F33E15" w:rsidRDefault="00E15664" w:rsidP="00257EC8">
                  <w:pPr>
                    <w:pStyle w:val="Small"/>
                    <w:framePr w:wrap="around"/>
                  </w:pPr>
                  <w:r>
                    <w:t>Access</w:t>
                  </w:r>
                </w:p>
              </w:tc>
              <w:tc>
                <w:tcPr>
                  <w:tcW w:w="1155" w:type="pct"/>
                  <w:vAlign w:val="center"/>
                </w:tcPr>
                <w:p w14:paraId="4EC4FA89" w14:textId="4D7384FC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75CC4570" w14:textId="63C18B9D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3890DA91" w14:textId="1315FE99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Cambria Math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</w:tr>
            <w:tr w:rsidR="009B7F1F" w:rsidRPr="003A6953" w14:paraId="2E021745" w14:textId="77777777" w:rsidTr="00257EC8">
              <w:tc>
                <w:tcPr>
                  <w:tcW w:w="1070" w:type="pct"/>
                  <w:vAlign w:val="center"/>
                </w:tcPr>
                <w:p w14:paraId="4A86BE9E" w14:textId="77777777" w:rsidR="00E15664" w:rsidRPr="00F33E15" w:rsidRDefault="00E15664" w:rsidP="00257EC8">
                  <w:pPr>
                    <w:pStyle w:val="Small"/>
                    <w:framePr w:wrap="around"/>
                  </w:pPr>
                  <w:r w:rsidRPr="00F33E15">
                    <w:t>R</w:t>
                  </w:r>
                </w:p>
              </w:tc>
              <w:tc>
                <w:tcPr>
                  <w:tcW w:w="1155" w:type="pct"/>
                  <w:vAlign w:val="center"/>
                </w:tcPr>
                <w:p w14:paraId="2E4B9F85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26338F47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230C6818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</w:tr>
            <w:tr w:rsidR="009B7F1F" w:rsidRPr="003A6953" w14:paraId="007A1676" w14:textId="77777777" w:rsidTr="00257EC8">
              <w:tc>
                <w:tcPr>
                  <w:tcW w:w="1070" w:type="pct"/>
                  <w:vAlign w:val="center"/>
                </w:tcPr>
                <w:p w14:paraId="21436E89" w14:textId="77777777" w:rsidR="00E15664" w:rsidRPr="00F33E15" w:rsidRDefault="00E15664" w:rsidP="00257EC8">
                  <w:pPr>
                    <w:pStyle w:val="Small"/>
                    <w:framePr w:wrap="around"/>
                  </w:pPr>
                  <w:r w:rsidRPr="00F33E15">
                    <w:t>Python</w:t>
                  </w:r>
                </w:p>
              </w:tc>
              <w:tc>
                <w:tcPr>
                  <w:tcW w:w="1155" w:type="pct"/>
                  <w:vAlign w:val="center"/>
                </w:tcPr>
                <w:p w14:paraId="32F447A6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606D88E3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652967A5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</w:tr>
            <w:tr w:rsidR="009B7F1F" w:rsidRPr="003A6953" w14:paraId="1FA793DF" w14:textId="77777777" w:rsidTr="00257EC8">
              <w:trPr>
                <w:trHeight w:val="101"/>
              </w:trPr>
              <w:tc>
                <w:tcPr>
                  <w:tcW w:w="1070" w:type="pct"/>
                  <w:vAlign w:val="center"/>
                </w:tcPr>
                <w:p w14:paraId="66BC6776" w14:textId="77777777" w:rsidR="00E15664" w:rsidRPr="00F33E15" w:rsidRDefault="00E15664" w:rsidP="00257EC8">
                  <w:pPr>
                    <w:pStyle w:val="Small"/>
                    <w:framePr w:wrap="around"/>
                  </w:pPr>
                  <w:r w:rsidRPr="00F33E15">
                    <w:t>SQL</w:t>
                  </w:r>
                </w:p>
              </w:tc>
              <w:tc>
                <w:tcPr>
                  <w:tcW w:w="1155" w:type="pct"/>
                  <w:vAlign w:val="center"/>
                </w:tcPr>
                <w:p w14:paraId="64D9F55B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18A6810C" w14:textId="77777777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  <w:tc>
                <w:tcPr>
                  <w:tcW w:w="1249" w:type="pct"/>
                  <w:vAlign w:val="center"/>
                </w:tcPr>
                <w:p w14:paraId="46B16CCB" w14:textId="709C9FBB" w:rsidR="00E15664" w:rsidRPr="0029656D" w:rsidRDefault="00E15664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</w:tr>
          </w:tbl>
          <w:p w14:paraId="3E63BFBA" w14:textId="77777777" w:rsidR="007B25FE" w:rsidRDefault="007B25FE" w:rsidP="00C47813"/>
          <w:tbl>
            <w:tblPr>
              <w:tblStyle w:val="TableGrid"/>
              <w:tblW w:w="5000" w:type="pct"/>
              <w:tblCellMar>
                <w:top w:w="72" w:type="dxa"/>
                <w:bottom w:w="72" w:type="dxa"/>
              </w:tblCellMar>
              <w:tblLook w:val="04A0" w:firstRow="1" w:lastRow="0" w:firstColumn="1" w:lastColumn="0" w:noHBand="0" w:noVBand="1"/>
            </w:tblPr>
            <w:tblGrid>
              <w:gridCol w:w="3056"/>
              <w:gridCol w:w="592"/>
            </w:tblGrid>
            <w:tr w:rsidR="00C52B8D" w:rsidRPr="00433957" w14:paraId="336A981E" w14:textId="77777777" w:rsidTr="00C52B8D">
              <w:tc>
                <w:tcPr>
                  <w:tcW w:w="5000" w:type="pct"/>
                  <w:gridSpan w:val="2"/>
                </w:tcPr>
                <w:p w14:paraId="254702CA" w14:textId="28A2B5D5" w:rsidR="00EF0EF1" w:rsidRDefault="00EF0EF1" w:rsidP="0094275D">
                  <w:pPr>
                    <w:pStyle w:val="Heading2"/>
                    <w:framePr w:wrap="around"/>
                  </w:pPr>
                  <w:r>
                    <w:t>Projects</w:t>
                  </w:r>
                </w:p>
                <w:tbl>
                  <w:tblPr>
                    <w:tblStyle w:val="TableGrid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648"/>
                  </w:tblGrid>
                  <w:tr w:rsidR="00EF0EF1" w:rsidRPr="00433957" w14:paraId="0AAB95F1" w14:textId="77777777" w:rsidTr="00EF0EF1">
                    <w:tc>
                      <w:tcPr>
                        <w:tcW w:w="5000" w:type="pct"/>
                      </w:tcPr>
                      <w:p w14:paraId="02A632C8" w14:textId="0D809654" w:rsidR="00257EC8" w:rsidRDefault="00257EC8" w:rsidP="00EF0EF1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eastAsia="ko-KR"/>
                          </w:rPr>
                          <w:t>www.dongwkim.com</w:t>
                        </w:r>
                      </w:p>
                      <w:p w14:paraId="7A863BA8" w14:textId="22BE894E" w:rsidR="00EF0EF1" w:rsidRPr="00257EC8" w:rsidRDefault="00EF0EF1" w:rsidP="00EF0EF1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rPr>
                            <w:color w:val="000000" w:themeColor="text1"/>
                          </w:rPr>
                        </w:pPr>
                        <w:hyperlink r:id="rId11" w:history="1">
                          <w:r w:rsidRPr="00257EC8">
                            <w:rPr>
                              <w:rStyle w:val="Hyperlink"/>
                              <w:color w:val="000000" w:themeColor="text1"/>
                              <w:u w:val="none"/>
                            </w:rPr>
                            <w:t>SR/MA</w:t>
                          </w:r>
                        </w:hyperlink>
                        <w:r w:rsidRPr="00257EC8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c>
                  </w:tr>
                  <w:tr w:rsidR="00EF0EF1" w:rsidRPr="00433957" w14:paraId="54F7ED54" w14:textId="77777777" w:rsidTr="00EF0EF1">
                    <w:tc>
                      <w:tcPr>
                        <w:tcW w:w="5000" w:type="pct"/>
                      </w:tcPr>
                      <w:p w14:paraId="1251535E" w14:textId="0A93D104" w:rsidR="00EF0EF1" w:rsidRPr="00257EC8" w:rsidRDefault="00EF0EF1" w:rsidP="00EF0EF1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rPr>
                            <w:b/>
                            <w:bCs/>
                            <w:color w:val="000000" w:themeColor="text1"/>
                          </w:rPr>
                        </w:pPr>
                        <w:hyperlink r:id="rId12" w:history="1">
                          <w:r w:rsidRPr="00257EC8">
                            <w:rPr>
                              <w:rStyle w:val="Hyperlink"/>
                              <w:color w:val="000000" w:themeColor="text1"/>
                              <w:u w:val="none"/>
                            </w:rPr>
                            <w:t>File Conversion Scripts</w:t>
                          </w:r>
                        </w:hyperlink>
                      </w:p>
                    </w:tc>
                  </w:tr>
                </w:tbl>
                <w:p w14:paraId="493F73DF" w14:textId="77777777" w:rsidR="00EF0EF1" w:rsidRPr="00EF0EF1" w:rsidRDefault="00EF0EF1" w:rsidP="00EF0EF1">
                  <w:pPr>
                    <w:pStyle w:val="BodyText"/>
                  </w:pPr>
                </w:p>
                <w:p w14:paraId="32DE38A0" w14:textId="77777777" w:rsidR="00257EC8" w:rsidRDefault="00257EC8" w:rsidP="0094275D">
                  <w:pPr>
                    <w:pStyle w:val="Heading2"/>
                    <w:framePr w:wrap="around"/>
                  </w:pPr>
                </w:p>
                <w:p w14:paraId="35240682" w14:textId="77777777" w:rsidR="00257EC8" w:rsidRDefault="00257EC8" w:rsidP="0094275D">
                  <w:pPr>
                    <w:pStyle w:val="Heading2"/>
                    <w:framePr w:wrap="around"/>
                  </w:pPr>
                </w:p>
                <w:p w14:paraId="0E4B330A" w14:textId="77777777" w:rsidR="00257EC8" w:rsidRDefault="00257EC8" w:rsidP="0094275D">
                  <w:pPr>
                    <w:pStyle w:val="Heading2"/>
                    <w:framePr w:wrap="around"/>
                  </w:pPr>
                </w:p>
                <w:p w14:paraId="56591AEB" w14:textId="421A841D" w:rsidR="00C52B8D" w:rsidRPr="00B23FA1" w:rsidRDefault="00C52B8D" w:rsidP="0094275D">
                  <w:pPr>
                    <w:pStyle w:val="Heading2"/>
                    <w:framePr w:wrap="around"/>
                  </w:pPr>
                  <w:r>
                    <w:t>Coursework</w:t>
                  </w:r>
                </w:p>
              </w:tc>
            </w:tr>
            <w:tr w:rsidR="000C68EE" w:rsidRPr="00433957" w14:paraId="444C8BDB" w14:textId="77777777" w:rsidTr="000C68EE">
              <w:tc>
                <w:tcPr>
                  <w:tcW w:w="4189" w:type="pct"/>
                </w:tcPr>
                <w:p w14:paraId="24193C35" w14:textId="20283471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lastRenderedPageBreak/>
                    <w:t>Management and Design of Database Systems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77279358" w14:textId="08A01C1F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2025</w:t>
                  </w:r>
                </w:p>
              </w:tc>
            </w:tr>
            <w:tr w:rsidR="000C68EE" w:rsidRPr="00433957" w14:paraId="23DAEEA5" w14:textId="77777777" w:rsidTr="000C68EE">
              <w:tc>
                <w:tcPr>
                  <w:tcW w:w="4189" w:type="pct"/>
                </w:tcPr>
                <w:p w14:paraId="58B69E83" w14:textId="11951DE8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Introduction to Programming in Python for Data Science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70EBDF1A" w14:textId="20A8F8AB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2025</w:t>
                  </w:r>
                </w:p>
              </w:tc>
            </w:tr>
            <w:tr w:rsidR="000C68EE" w:rsidRPr="00433957" w14:paraId="52636A6F" w14:textId="56AE0D49" w:rsidTr="000C68EE">
              <w:tc>
                <w:tcPr>
                  <w:tcW w:w="4189" w:type="pct"/>
                </w:tcPr>
                <w:p w14:paraId="0E2C3E6C" w14:textId="19C00CF6" w:rsidR="000C68EE" w:rsidRPr="0058476E" w:rsidRDefault="000C68EE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Introduction to Data Science 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6E409377" w14:textId="375775DE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2024</w:t>
                  </w:r>
                </w:p>
              </w:tc>
            </w:tr>
            <w:tr w:rsidR="000C68EE" w:rsidRPr="00433957" w14:paraId="7DB9F491" w14:textId="3E66364A" w:rsidTr="000C68EE">
              <w:tc>
                <w:tcPr>
                  <w:tcW w:w="4189" w:type="pct"/>
                </w:tcPr>
                <w:p w14:paraId="6BF2BB31" w14:textId="77777777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Microsoft Access - Basic Certification </w:t>
                  </w:r>
                </w:p>
                <w:p w14:paraId="412D30E7" w14:textId="5A0445BA" w:rsidR="000C68EE" w:rsidRPr="0058476E" w:rsidRDefault="000C68EE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LinkedIn Learning</w:t>
                  </w:r>
                </w:p>
              </w:tc>
              <w:tc>
                <w:tcPr>
                  <w:tcW w:w="811" w:type="pct"/>
                </w:tcPr>
                <w:p w14:paraId="723D8AAC" w14:textId="70F3E561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0C68EE" w:rsidRPr="00433957" w14:paraId="2626F62D" w14:textId="0A54D554" w:rsidTr="000C68EE">
              <w:tc>
                <w:tcPr>
                  <w:tcW w:w="4189" w:type="pct"/>
                </w:tcPr>
                <w:p w14:paraId="3670DC1F" w14:textId="7836B2EB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Writing in the Sciences </w:t>
                  </w:r>
                </w:p>
                <w:p w14:paraId="5C2C2F7F" w14:textId="32E25C1E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Stanford University</w:t>
                  </w:r>
                </w:p>
              </w:tc>
              <w:tc>
                <w:tcPr>
                  <w:tcW w:w="811" w:type="pct"/>
                </w:tcPr>
                <w:p w14:paraId="7388BFF8" w14:textId="67788038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0C68EE" w:rsidRPr="00433957" w14:paraId="5B2657BA" w14:textId="60397FBB" w:rsidTr="000C68EE">
              <w:tc>
                <w:tcPr>
                  <w:tcW w:w="4189" w:type="pct"/>
                </w:tcPr>
                <w:p w14:paraId="4097C77A" w14:textId="3FFB5D37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Introduction to Systematic Review and Meta-Analys</w:t>
                  </w:r>
                  <w:r>
                    <w:rPr>
                      <w:sz w:val="18"/>
                      <w:szCs w:val="18"/>
                    </w:rPr>
                    <w:t>is</w:t>
                  </w:r>
                </w:p>
                <w:p w14:paraId="1A34156B" w14:textId="4378C280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Johns Hopkins University</w:t>
                  </w:r>
                </w:p>
              </w:tc>
              <w:tc>
                <w:tcPr>
                  <w:tcW w:w="811" w:type="pct"/>
                </w:tcPr>
                <w:p w14:paraId="18E625D7" w14:textId="2209B528" w:rsidR="000C68EE" w:rsidRPr="00B23FA1" w:rsidRDefault="000C68EE" w:rsidP="005834E8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</w:tbl>
          <w:p w14:paraId="66C249C4" w14:textId="77777777" w:rsidR="00C52B8D" w:rsidRPr="00C52B8D" w:rsidRDefault="00C52B8D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648"/>
            </w:tblGrid>
            <w:tr w:rsidR="00C52B8D" w:rsidRPr="00EA5852" w14:paraId="211BD04D" w14:textId="77777777" w:rsidTr="00F5592B">
              <w:tc>
                <w:tcPr>
                  <w:tcW w:w="5000" w:type="pct"/>
                </w:tcPr>
                <w:p w14:paraId="54FDA124" w14:textId="01F6B978" w:rsidR="00C52B8D" w:rsidRPr="00EA5852" w:rsidRDefault="00C52B8D" w:rsidP="0094275D">
                  <w:pPr>
                    <w:pStyle w:val="Heading2"/>
                    <w:framePr w:wrap="around"/>
                  </w:pPr>
                  <w:r>
                    <w:t>Activities</w:t>
                  </w:r>
                </w:p>
              </w:tc>
            </w:tr>
            <w:tr w:rsidR="007B25FE" w:rsidRPr="00EA5852" w14:paraId="3760192C" w14:textId="77777777" w:rsidTr="00F5592B">
              <w:tc>
                <w:tcPr>
                  <w:tcW w:w="5000" w:type="pct"/>
                </w:tcPr>
                <w:p w14:paraId="6306F42C" w14:textId="24255F87" w:rsidR="007B25FE" w:rsidRDefault="007B25FE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EA5852">
                    <w:rPr>
                      <w:b/>
                      <w:bCs/>
                      <w:sz w:val="16"/>
                      <w:szCs w:val="16"/>
                    </w:rPr>
                    <w:t>AZS University Men’s Basketball Team Member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/Trainer</w:t>
                  </w:r>
                </w:p>
                <w:p w14:paraId="1391F610" w14:textId="77777777" w:rsidR="007B25FE" w:rsidRDefault="007B25FE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Jagiellonian University Medical College</w:t>
                  </w:r>
                </w:p>
                <w:p w14:paraId="32245866" w14:textId="110A8F97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  <w:tr w:rsidR="007B25FE" w:rsidRPr="00EA5852" w14:paraId="01B2EEBB" w14:textId="77777777" w:rsidTr="00F5592B">
              <w:tc>
                <w:tcPr>
                  <w:tcW w:w="5000" w:type="pct"/>
                </w:tcPr>
                <w:p w14:paraId="4EF96D89" w14:textId="77777777" w:rsidR="007B25FE" w:rsidRDefault="007B25FE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Student Government Class Representative</w:t>
                  </w:r>
                </w:p>
                <w:p w14:paraId="7CC9BE64" w14:textId="77777777" w:rsidR="007B25FE" w:rsidRPr="00D260D4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Jagiellonian University Medical College</w:t>
                  </w:r>
                </w:p>
                <w:p w14:paraId="79425B3B" w14:textId="43088548" w:rsidR="007B25FE" w:rsidRPr="000C68EE" w:rsidRDefault="007B25FE" w:rsidP="005834E8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2AE6065D" w14:textId="558EE976" w:rsidR="007B25FE" w:rsidRDefault="007B25FE" w:rsidP="00C742E0">
            <w:pPr>
              <w:rPr>
                <w:b/>
                <w:bCs/>
              </w:rPr>
            </w:pPr>
          </w:p>
          <w:p w14:paraId="48AC9A31" w14:textId="15BADE61" w:rsidR="007B25FE" w:rsidRPr="00EA5852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 w:val="restart"/>
            <w:shd w:val="clear" w:color="auto" w:fill="4C94D8" w:themeFill="text2" w:themeFillTint="80"/>
          </w:tcPr>
          <w:p w14:paraId="16CB01EF" w14:textId="148DF5F5" w:rsidR="007B25FE" w:rsidRDefault="007B25FE" w:rsidP="00C742E0"/>
        </w:tc>
        <w:tc>
          <w:tcPr>
            <w:tcW w:w="222" w:type="dxa"/>
            <w:vMerge w:val="restart"/>
            <w:shd w:val="clear" w:color="auto" w:fill="FFFFFF" w:themeFill="background1"/>
          </w:tcPr>
          <w:p w14:paraId="5014E93F" w14:textId="77777777" w:rsidR="007B25FE" w:rsidRPr="002C598B" w:rsidRDefault="007B25FE" w:rsidP="00C742E0">
            <w:pPr>
              <w:rPr>
                <w:noProof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2A181804" w14:textId="2894AE46" w:rsidR="007B25FE" w:rsidRDefault="007B25FE" w:rsidP="00C742E0"/>
        </w:tc>
        <w:tc>
          <w:tcPr>
            <w:tcW w:w="11618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9"/>
              <w:gridCol w:w="11399"/>
            </w:tblGrid>
            <w:tr w:rsidR="00257EC8" w:rsidRPr="003A6953" w14:paraId="4BCCD374" w14:textId="77777777" w:rsidTr="00257EC8">
              <w:tc>
                <w:tcPr>
                  <w:tcW w:w="4" w:type="pct"/>
                  <w:vAlign w:val="center"/>
                </w:tcPr>
                <w:p w14:paraId="3AC3E5D0" w14:textId="77777777" w:rsidR="00257EC8" w:rsidRPr="008872ED" w:rsidRDefault="00257EC8" w:rsidP="0080151E">
                  <w:pPr>
                    <w:pStyle w:val="Title"/>
                    <w:framePr w:wrap="around" w:vAnchor="text" w:hAnchor="page" w:xAlign="center" w:y="1"/>
                    <w:suppressOverlap/>
                    <w:jc w:val="left"/>
                  </w:pPr>
                </w:p>
              </w:tc>
              <w:tc>
                <w:tcPr>
                  <w:tcW w:w="4996" w:type="pct"/>
                  <w:vAlign w:val="center"/>
                </w:tcPr>
                <w:p w14:paraId="09A7AC92" w14:textId="77777777" w:rsidR="00257EC8" w:rsidRDefault="00257EC8" w:rsidP="00257EC8">
                  <w:pPr>
                    <w:pStyle w:val="Title"/>
                    <w:rPr>
                      <w:smallCaps/>
                    </w:rPr>
                  </w:pPr>
                  <w:r w:rsidRPr="008872ED">
                    <w:t>D</w:t>
                  </w:r>
                  <w:r w:rsidRPr="008872ED">
                    <w:rPr>
                      <w:smallCaps/>
                    </w:rPr>
                    <w:t>ong Woon Kim, MD</w:t>
                  </w:r>
                </w:p>
                <w:p w14:paraId="1F2E3C52" w14:textId="77777777" w:rsidR="00257EC8" w:rsidRDefault="00257EC8" w:rsidP="00257EC8">
                  <w:pPr>
                    <w:adjustRightInd w:val="0"/>
                    <w:jc w:val="center"/>
                    <w:rPr>
                      <w:smallCaps/>
                    </w:rPr>
                  </w:pPr>
                </w:p>
              </w:tc>
            </w:tr>
            <w:tr w:rsidR="00257EC8" w:rsidRPr="003A6953" w14:paraId="7E986AA7" w14:textId="77777777" w:rsidTr="00257EC8">
              <w:tc>
                <w:tcPr>
                  <w:tcW w:w="4" w:type="pct"/>
                  <w:vAlign w:val="center"/>
                </w:tcPr>
                <w:p w14:paraId="520A4478" w14:textId="0C6B2021" w:rsidR="00257EC8" w:rsidRPr="008872ED" w:rsidRDefault="00257EC8" w:rsidP="0080151E">
                  <w:pPr>
                    <w:pStyle w:val="Title"/>
                    <w:framePr w:wrap="around" w:vAnchor="text" w:hAnchor="page" w:xAlign="center" w:y="1"/>
                    <w:suppressOverlap/>
                    <w:jc w:val="left"/>
                  </w:pPr>
                </w:p>
              </w:tc>
              <w:tc>
                <w:tcPr>
                  <w:tcW w:w="4996" w:type="pct"/>
                  <w:vAlign w:val="center"/>
                </w:tcPr>
                <w:p w14:paraId="5FDAFCFE" w14:textId="40C3C98B" w:rsidR="00257EC8" w:rsidRDefault="00257EC8" w:rsidP="00257EC8">
                  <w:pPr>
                    <w:adjustRightInd w:val="0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Postdoctoral Researcher</w:t>
                  </w:r>
                </w:p>
                <w:p w14:paraId="322633A7" w14:textId="4262B588" w:rsidR="00257EC8" w:rsidRPr="004A2A47" w:rsidRDefault="00257EC8" w:rsidP="00257EC8">
                  <w:pPr>
                    <w:adjustRightInd w:val="0"/>
                    <w:jc w:val="center"/>
                    <w:rPr>
                      <w:smallCaps/>
                    </w:rPr>
                  </w:pPr>
                  <w:r w:rsidRPr="004A2A47">
                    <w:rPr>
                      <w:smallCaps/>
                    </w:rPr>
                    <w:t>Medical Writer</w:t>
                  </w:r>
                </w:p>
              </w:tc>
            </w:tr>
            <w:tr w:rsidR="0080151E" w:rsidRPr="003A6953" w14:paraId="0724B2BA" w14:textId="77777777" w:rsidTr="0030508B">
              <w:tc>
                <w:tcPr>
                  <w:tcW w:w="4" w:type="pct"/>
                </w:tcPr>
                <w:p w14:paraId="462636FC" w14:textId="77777777" w:rsidR="0080151E" w:rsidRDefault="0080151E" w:rsidP="004A2A47">
                  <w:pPr>
                    <w:framePr w:wrap="around" w:vAnchor="text" w:hAnchor="page" w:xAlign="center" w:y="1"/>
                    <w:suppressOverlap/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4996" w:type="pct"/>
                </w:tcPr>
                <w:tbl>
                  <w:tblPr>
                    <w:tblStyle w:val="TableGrid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548"/>
                    <w:gridCol w:w="4069"/>
                    <w:gridCol w:w="3782"/>
                  </w:tblGrid>
                  <w:tr w:rsidR="0080151E" w:rsidRPr="00433957" w14:paraId="560A98AE" w14:textId="053AC753" w:rsidTr="005834E8">
                    <w:tc>
                      <w:tcPr>
                        <w:tcW w:w="1556" w:type="pct"/>
                        <w:vMerge w:val="restart"/>
                        <w:vAlign w:val="center"/>
                      </w:tcPr>
                      <w:p w14:paraId="7C39F21F" w14:textId="77777777" w:rsidR="0080151E" w:rsidRPr="00433957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785" w:type="pct"/>
                      </w:tcPr>
                      <w:tbl>
                        <w:tblPr>
                          <w:tblStyle w:val="TableGrid"/>
                          <w:tblW w:w="5000" w:type="pct"/>
                          <w:tblLook w:val="04A0" w:firstRow="1" w:lastRow="0" w:firstColumn="1" w:lastColumn="0" w:noHBand="0" w:noVBand="1"/>
                        </w:tblPr>
                        <w:tblGrid>
                          <w:gridCol w:w="678"/>
                          <w:gridCol w:w="679"/>
                          <w:gridCol w:w="679"/>
                          <w:gridCol w:w="679"/>
                          <w:gridCol w:w="679"/>
                          <w:gridCol w:w="675"/>
                        </w:tblGrid>
                        <w:tr w:rsidR="0080151E" w:rsidRPr="00433957" w14:paraId="7EAD3AE5" w14:textId="77777777" w:rsidTr="006A18D1">
                          <w:trPr>
                            <w:trHeight w:val="483"/>
                          </w:trPr>
                          <w:tc>
                            <w:tcPr>
                              <w:tcW w:w="834" w:type="pct"/>
                              <w:vAlign w:val="center"/>
                            </w:tcPr>
                            <w:p w14:paraId="6BFFFC5A" w14:textId="7A642407" w:rsidR="0080151E" w:rsidRPr="003A6953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C70E89" wp14:editId="5F616759">
                                    <wp:extent cx="204429" cy="204376"/>
                                    <wp:effectExtent l="0" t="0" r="5715" b="5715"/>
                                    <wp:docPr id="21" name="Picture 17">
                                      <a:hlinkClick xmlns:a="http://schemas.openxmlformats.org/drawingml/2006/main" r:id="rId13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Picture 17">
                                              <a:hlinkClick r:id="rId13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4429" cy="2043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834" w:type="pct"/>
                              <w:vAlign w:val="center"/>
                            </w:tcPr>
                            <w:p w14:paraId="5680EDB3" w14:textId="2C8B9CF3" w:rsidR="0080151E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310DDC3" wp14:editId="193E17EE">
                                    <wp:extent cx="195541" cy="195490"/>
                                    <wp:effectExtent l="0" t="0" r="0" b="0"/>
                                    <wp:docPr id="9" name="Picture 9">
                                      <a:hlinkClick xmlns:a="http://schemas.openxmlformats.org/drawingml/2006/main" r:id="rId16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Picture 9">
                                              <a:hlinkClick r:id="rId16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5541" cy="195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834" w:type="pct"/>
                              <w:vAlign w:val="center"/>
                            </w:tcPr>
                            <w:p w14:paraId="2B2BC02C" w14:textId="7B3523D3" w:rsidR="0080151E" w:rsidRPr="00433957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0AC4F56" wp14:editId="22390B5B">
                                    <wp:extent cx="156814" cy="208819"/>
                                    <wp:effectExtent l="0" t="0" r="0" b="1270"/>
                                    <wp:docPr id="11" name="Picture 11" descr="A black background with a black square&#10;&#10;AI-generated content may be incorrect.">
                                      <a:hlinkClick xmlns:a="http://schemas.openxmlformats.org/drawingml/2006/main" r:id="rId18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Picture 11" descr="A black background with a black square&#10;&#10;AI-generated content may be incorrect.">
                                              <a:hlinkClick r:id="rId18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9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6814" cy="2088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834" w:type="pct"/>
                              <w:vAlign w:val="center"/>
                            </w:tcPr>
                            <w:p w14:paraId="48783126" w14:textId="196E72BF" w:rsidR="0080151E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D34CB40" wp14:editId="1CC24B40">
                                    <wp:extent cx="158083" cy="210723"/>
                                    <wp:effectExtent l="0" t="0" r="0" b="0"/>
                                    <wp:docPr id="12" name="Picture 12">
                                      <a:hlinkClick xmlns:a="http://schemas.openxmlformats.org/drawingml/2006/main" r:id="rId20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" name="Picture 12">
                                              <a:hlinkClick r:id="rId20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1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8083" cy="210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834" w:type="pct"/>
                              <w:vAlign w:val="center"/>
                            </w:tcPr>
                            <w:p w14:paraId="46025E7D" w14:textId="0B4549AA" w:rsidR="0080151E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C27B334" wp14:editId="5AD9C30D">
                                    <wp:extent cx="165702" cy="165659"/>
                                    <wp:effectExtent l="0" t="0" r="6350" b="6350"/>
                                    <wp:docPr id="2" name="Picture 2">
                                      <a:hlinkClick xmlns:a="http://schemas.openxmlformats.org/drawingml/2006/main" r:id="rId22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>
                                              <a:hlinkClick r:id="rId22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702" cy="16565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830" w:type="pct"/>
                              <w:vAlign w:val="center"/>
                            </w:tcPr>
                            <w:p w14:paraId="63EFB986" w14:textId="695DF75D" w:rsidR="0080151E" w:rsidRDefault="0080151E" w:rsidP="004A2A47">
                              <w:pPr>
                                <w:framePr w:wrap="around" w:vAnchor="text" w:hAnchor="page" w:xAlign="center" w:y="1"/>
                                <w:suppressOverlap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4E7981B" wp14:editId="11D99E1E">
                                    <wp:extent cx="165702" cy="165659"/>
                                    <wp:effectExtent l="0" t="0" r="6350" b="6350"/>
                                    <wp:docPr id="20" name="Picture 20">
                                      <a:hlinkClick xmlns:a="http://schemas.openxmlformats.org/drawingml/2006/main" r:id="rId24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Picture 20">
                                              <a:hlinkClick r:id="rId24"/>
                                            </pic:cNvPr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5702" cy="16565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30BA843" w14:textId="1C52197C" w:rsidR="0080151E" w:rsidRPr="00433957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659" w:type="pct"/>
                        <w:vMerge w:val="restart"/>
                      </w:tcPr>
                      <w:p w14:paraId="4B09061F" w14:textId="77777777" w:rsidR="0080151E" w:rsidRDefault="0080151E" w:rsidP="004A2A47">
                        <w:pPr>
                          <w:pStyle w:val="Small"/>
                          <w:framePr w:wrap="around"/>
                          <w:jc w:val="right"/>
                        </w:pPr>
                        <w:r>
                          <w:t>30 N Gould St</w:t>
                        </w:r>
                      </w:p>
                      <w:p w14:paraId="343CAA54" w14:textId="77777777" w:rsidR="0080151E" w:rsidRDefault="0080151E" w:rsidP="004A2A47">
                        <w:pPr>
                          <w:pStyle w:val="Small"/>
                          <w:framePr w:wrap="around"/>
                          <w:jc w:val="right"/>
                        </w:pPr>
                        <w:r>
                          <w:t>Ste N</w:t>
                        </w:r>
                      </w:p>
                      <w:p w14:paraId="165F34E8" w14:textId="77777777" w:rsidR="0080151E" w:rsidRDefault="0080151E" w:rsidP="004A2A47">
                        <w:pPr>
                          <w:pStyle w:val="Small"/>
                          <w:framePr w:wrap="around"/>
                          <w:jc w:val="right"/>
                        </w:pPr>
                        <w:r>
                          <w:t>82801 Sheridan, WY</w:t>
                        </w:r>
                      </w:p>
                      <w:p w14:paraId="5D7D5A55" w14:textId="77777777" w:rsidR="0080151E" w:rsidRDefault="0080151E" w:rsidP="004A2A47">
                        <w:pPr>
                          <w:pStyle w:val="Small"/>
                          <w:framePr w:wrap="around"/>
                          <w:jc w:val="right"/>
                        </w:pPr>
                        <w:r>
                          <w:t>United States</w:t>
                        </w:r>
                      </w:p>
                      <w:p w14:paraId="3AFD5D05" w14:textId="718AEB70" w:rsidR="0080151E" w:rsidRPr="00433957" w:rsidRDefault="0080151E" w:rsidP="004A2A47">
                        <w:pPr>
                          <w:pStyle w:val="Small"/>
                          <w:framePr w:wrap="around"/>
                          <w:jc w:val="right"/>
                        </w:pPr>
                        <w:r>
                          <w:t>+1 (332) 265-3112</w:t>
                        </w:r>
                      </w:p>
                    </w:tc>
                  </w:tr>
                  <w:tr w:rsidR="0080151E" w:rsidRPr="00433957" w14:paraId="59B92737" w14:textId="77777777" w:rsidTr="00F95DB8">
                    <w:tc>
                      <w:tcPr>
                        <w:tcW w:w="1556" w:type="pct"/>
                        <w:vMerge/>
                        <w:vAlign w:val="center"/>
                      </w:tcPr>
                      <w:p w14:paraId="45F9663F" w14:textId="77777777" w:rsidR="0080151E" w:rsidRPr="00433957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</w:pPr>
                      </w:p>
                    </w:tc>
                    <w:tc>
                      <w:tcPr>
                        <w:tcW w:w="1785" w:type="pct"/>
                      </w:tcPr>
                      <w:p w14:paraId="32532E0B" w14:textId="0857D08D" w:rsidR="0080151E" w:rsidRPr="00CD1392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  <w:rPr>
                            <w:sz w:val="18"/>
                            <w:szCs w:val="16"/>
                          </w:rPr>
                        </w:pPr>
                        <w:hyperlink r:id="rId26" w:history="1">
                          <w:r w:rsidRPr="00753BB7">
                            <w:rPr>
                              <w:rStyle w:val="Hyperlink"/>
                              <w:sz w:val="18"/>
                              <w:szCs w:val="16"/>
                            </w:rPr>
                            <w:t>www.dongwkim.com</w:t>
                          </w:r>
                        </w:hyperlink>
                      </w:p>
                      <w:p w14:paraId="0BD44972" w14:textId="618479D0" w:rsidR="0080151E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  <w:rPr>
                            <w:noProof/>
                          </w:rPr>
                        </w:pPr>
                        <w:hyperlink r:id="rId27" w:history="1">
                          <w:r w:rsidRPr="00CD1392">
                            <w:rPr>
                              <w:rStyle w:val="Hyperlink"/>
                              <w:sz w:val="18"/>
                              <w:szCs w:val="16"/>
                            </w:rPr>
                            <w:t>admin@dongwkim.com</w:t>
                          </w:r>
                        </w:hyperlink>
                      </w:p>
                    </w:tc>
                    <w:tc>
                      <w:tcPr>
                        <w:tcW w:w="1659" w:type="pct"/>
                        <w:vMerge/>
                      </w:tcPr>
                      <w:p w14:paraId="6A12439F" w14:textId="77777777" w:rsidR="0080151E" w:rsidRPr="00433957" w:rsidRDefault="0080151E" w:rsidP="004A2A47">
                        <w:pPr>
                          <w:framePr w:wrap="around" w:vAnchor="text" w:hAnchor="page" w:xAlign="center" w:y="1"/>
                          <w:suppressOverlap/>
                          <w:jc w:val="center"/>
                        </w:pPr>
                      </w:p>
                    </w:tc>
                  </w:tr>
                </w:tbl>
                <w:p w14:paraId="78FC6E69" w14:textId="52E9AF72" w:rsidR="0080151E" w:rsidRPr="008872ED" w:rsidRDefault="0080151E" w:rsidP="004A2A47">
                  <w:pPr>
                    <w:pStyle w:val="BodyText"/>
                    <w:framePr w:wrap="around" w:vAnchor="text" w:hAnchor="page" w:xAlign="center" w:y="1"/>
                    <w:suppressOverlap/>
                    <w:jc w:val="center"/>
                    <w:rPr>
                      <w:smallCaps/>
                    </w:rPr>
                  </w:pPr>
                </w:p>
              </w:tc>
            </w:tr>
          </w:tbl>
          <w:p w14:paraId="331E0DED" w14:textId="0E995088" w:rsidR="007B25FE" w:rsidRPr="003A6953" w:rsidRDefault="007B25FE" w:rsidP="00C742E0"/>
        </w:tc>
        <w:tc>
          <w:tcPr>
            <w:tcW w:w="434" w:type="dxa"/>
            <w:vMerge w:val="restart"/>
          </w:tcPr>
          <w:p w14:paraId="724ED07E" w14:textId="77777777" w:rsidR="007B25FE" w:rsidRPr="003A6953" w:rsidRDefault="007B25FE" w:rsidP="00C742E0">
            <w:pPr>
              <w:pStyle w:val="Title"/>
            </w:pPr>
          </w:p>
        </w:tc>
      </w:tr>
      <w:tr w:rsidR="009B7F1F" w:rsidRPr="003A6953" w14:paraId="4FB50A6E" w14:textId="54A16217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39232C71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51B3765F" w14:textId="52F5C213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3698D44E" w14:textId="77777777" w:rsidR="007B25FE" w:rsidRPr="008872ED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6C1A3CCC" w14:textId="77777777" w:rsidR="007B25FE" w:rsidRPr="008872ED" w:rsidRDefault="007B25FE" w:rsidP="00C742E0"/>
        </w:tc>
        <w:tc>
          <w:tcPr>
            <w:tcW w:w="230" w:type="dxa"/>
            <w:vMerge w:val="restart"/>
            <w:shd w:val="clear" w:color="auto" w:fill="FFFFFF" w:themeFill="background1"/>
          </w:tcPr>
          <w:p w14:paraId="2B2E7F40" w14:textId="4D450694" w:rsidR="007B25FE" w:rsidRPr="008872ED" w:rsidRDefault="007B25FE" w:rsidP="00C742E0"/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1624"/>
            </w:tblGrid>
            <w:tr w:rsidR="007B25FE" w:rsidRPr="003A6953" w14:paraId="114D772A" w14:textId="77777777" w:rsidTr="00F5592B">
              <w:tc>
                <w:tcPr>
                  <w:tcW w:w="5000" w:type="pct"/>
                </w:tcPr>
                <w:p w14:paraId="2F8887C9" w14:textId="7AF8FE08" w:rsidR="007B25FE" w:rsidRDefault="007B25FE" w:rsidP="005834E8">
                  <w:pPr>
                    <w:framePr w:wrap="around" w:vAnchor="text" w:hAnchor="page" w:xAlign="center" w:y="1"/>
                    <w:suppressOverlap/>
                  </w:pPr>
                </w:p>
                <w:p w14:paraId="6FAF4784" w14:textId="77777777" w:rsidR="007B25FE" w:rsidRDefault="007B25FE" w:rsidP="0094275D">
                  <w:pPr>
                    <w:pStyle w:val="Heading1"/>
                    <w:framePr w:wrap="around"/>
                  </w:pPr>
                  <w:r w:rsidRPr="003A6953">
                    <w:t>Education</w:t>
                  </w:r>
                </w:p>
                <w:p w14:paraId="0DA1BFF3" w14:textId="5F555053" w:rsidR="007B25FE" w:rsidRPr="002E4339" w:rsidRDefault="007B25FE" w:rsidP="005834E8">
                  <w:pPr>
                    <w:pStyle w:val="BodyText"/>
                    <w:framePr w:wrap="around" w:vAnchor="text" w:hAnchor="page" w:xAlign="center" w:y="1"/>
                    <w:suppressOverlap/>
                  </w:pPr>
                </w:p>
              </w:tc>
            </w:tr>
          </w:tbl>
          <w:p w14:paraId="5DE906C1" w14:textId="12BD446D" w:rsidR="007B25FE" w:rsidRPr="008872ED" w:rsidRDefault="007B25FE" w:rsidP="00C742E0"/>
        </w:tc>
        <w:tc>
          <w:tcPr>
            <w:tcW w:w="434" w:type="dxa"/>
            <w:vMerge/>
          </w:tcPr>
          <w:p w14:paraId="4E3CF0FC" w14:textId="77777777" w:rsidR="007B25FE" w:rsidRPr="003A6953" w:rsidRDefault="007B25FE" w:rsidP="00C742E0"/>
        </w:tc>
      </w:tr>
      <w:tr w:rsidR="009B7F1F" w:rsidRPr="003A6953" w14:paraId="53E7A02A" w14:textId="12F5CB37" w:rsidTr="009B7F1F">
        <w:trPr>
          <w:trHeight w:val="20"/>
          <w:ins w:id="0" w:author="Dong Kim" w:date="2025-11-11T11:10:00Z"/>
        </w:trPr>
        <w:tc>
          <w:tcPr>
            <w:tcW w:w="222" w:type="dxa"/>
            <w:vMerge/>
            <w:shd w:val="clear" w:color="auto" w:fill="4C94D8" w:themeFill="text2" w:themeFillTint="80"/>
          </w:tcPr>
          <w:p w14:paraId="09234C7F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5C4A5879" w14:textId="156CC737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74D9D314" w14:textId="77777777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7008C839" w14:textId="77777777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3FB5B0E5" w14:textId="459B4091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3"/>
              <w:gridCol w:w="235"/>
              <w:gridCol w:w="8548"/>
              <w:gridCol w:w="2608"/>
            </w:tblGrid>
            <w:tr w:rsidR="00064816" w:rsidRPr="003A6953" w14:paraId="2CC5E233" w14:textId="6CEBE739" w:rsidTr="0080151E">
              <w:tc>
                <w:tcPr>
                  <w:tcW w:w="201" w:type="pct"/>
                  <w:gridSpan w:val="2"/>
                  <w:tcBorders>
                    <w:left w:val="nil"/>
                  </w:tcBorders>
                  <w:shd w:val="clear" w:color="auto" w:fill="auto"/>
                </w:tcPr>
                <w:p w14:paraId="33B6E910" w14:textId="0E456252" w:rsidR="00064816" w:rsidRPr="00E0057C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6D9A175" wp14:editId="3613CBCA">
                        <wp:extent cx="172720" cy="172678"/>
                        <wp:effectExtent l="0" t="0" r="0" b="0"/>
                        <wp:docPr id="8" name="Picture 8">
                          <a:hlinkClick xmlns:a="http://schemas.openxmlformats.org/drawingml/2006/main" r:id="rId2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>
                                  <a:hlinkClick r:id="rId28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" cy="172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17D7FE" w14:textId="5543B82F" w:rsidR="00064816" w:rsidRPr="004A2A47" w:rsidRDefault="00064816" w:rsidP="005834E8">
                  <w:pPr>
                    <w:framePr w:wrap="around" w:vAnchor="text" w:hAnchor="page" w:xAlign="center" w:y="1"/>
                    <w:suppressOverlap/>
                    <w:rPr>
                      <w:rFonts w:hint="eastAsia"/>
                      <w:smallCaps/>
                      <w:lang w:eastAsia="ko-KR"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Bellevue Universit</w:t>
                  </w:r>
                  <w:r w:rsidR="00257EC8">
                    <w:rPr>
                      <w:rFonts w:hint="eastAsia"/>
                      <w:b/>
                      <w:bCs/>
                      <w:smallCaps/>
                      <w:lang w:eastAsia="ko-KR"/>
                    </w:rPr>
                    <w:t>y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11275E9" w14:textId="31F5C6E9" w:rsidR="00064816" w:rsidRPr="00C72BE2" w:rsidRDefault="00064816" w:rsidP="004A2A47">
                  <w:pPr>
                    <w:pStyle w:val="Small"/>
                    <w:framePr w:wrap="around"/>
                    <w:jc w:val="right"/>
                  </w:pPr>
                  <w:r>
                    <w:t>Bellevue, NE</w:t>
                  </w:r>
                </w:p>
              </w:tc>
            </w:tr>
            <w:tr w:rsidR="00C72BE2" w:rsidRPr="003A6953" w14:paraId="2D884B0A" w14:textId="2C423D65" w:rsidTr="0080151E">
              <w:trPr>
                <w:ins w:id="1" w:author="Dong Kim" w:date="2025-11-11T11:10:00Z"/>
              </w:trPr>
              <w:tc>
                <w:tcPr>
                  <w:tcW w:w="100" w:type="pct"/>
                  <w:tcBorders>
                    <w:left w:val="nil"/>
                  </w:tcBorders>
                </w:tcPr>
                <w:p w14:paraId="1627A9F3" w14:textId="5B5422E4" w:rsidR="00C72BE2" w:rsidRPr="00E0057C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5BD81BF1" w14:textId="58811FE2" w:rsidR="00C72BE2" w:rsidRPr="00E0057C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</w:tcPr>
                <w:p w14:paraId="555D2AD5" w14:textId="1B56EACD" w:rsidR="00C72BE2" w:rsidRDefault="00C72BE2" w:rsidP="005834E8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Pr="008872ED">
                    <w:rPr>
                      <w:b/>
                      <w:bCs/>
                    </w:rPr>
                    <w:t>MS</w:t>
                  </w:r>
                  <w:r>
                    <w:t xml:space="preserve"> | Master in </w:t>
                  </w:r>
                  <w:ins w:id="2" w:author="Dong Kim" w:date="2025-11-11T11:10:00Z">
                    <w:r w:rsidRPr="003A6953">
                      <w:t>Data Science</w:t>
                    </w:r>
                  </w:ins>
                  <w:r>
                    <w:t xml:space="preserve"> </w:t>
                  </w:r>
                </w:p>
                <w:p w14:paraId="7C143A13" w14:textId="560143FC" w:rsidR="00C72BE2" w:rsidRDefault="00C72BE2" w:rsidP="0094275D">
                  <w:pPr>
                    <w:pStyle w:val="Normal-List1"/>
                  </w:pPr>
                  <w:r w:rsidRPr="004A1324">
                    <w:t>Concentration: Database Management and Machine Learning/Artificial Intelligence</w:t>
                  </w:r>
                </w:p>
                <w:p w14:paraId="37B54912" w14:textId="77777777" w:rsidR="00257EC8" w:rsidRDefault="00257EC8" w:rsidP="0094275D">
                  <w:pPr>
                    <w:pStyle w:val="Normal-List1"/>
                  </w:pPr>
                  <w:r>
                    <w:rPr>
                      <w:rFonts w:hint="eastAsia"/>
                      <w:lang w:eastAsia="ko-KR"/>
                    </w:rPr>
                    <w:t xml:space="preserve">Completed courses include: </w:t>
                  </w:r>
                </w:p>
                <w:p w14:paraId="223EC0E7" w14:textId="3EB04898" w:rsidR="00257EC8" w:rsidRDefault="00257EC8" w:rsidP="00257EC8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500 Introduction to Data Science</w:t>
                  </w:r>
                </w:p>
                <w:p w14:paraId="5397373A" w14:textId="358675D5" w:rsidR="00257EC8" w:rsidRDefault="00257EC8" w:rsidP="00257EC8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510 Introduction to Programming in Python</w:t>
                  </w:r>
                </w:p>
                <w:p w14:paraId="1DB65ADE" w14:textId="1C71BB20" w:rsidR="00663497" w:rsidRDefault="00663497" w:rsidP="00257EC8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520 Statistics for Data Science</w:t>
                  </w:r>
                </w:p>
                <w:p w14:paraId="5A2DB24A" w14:textId="2F1A8A02" w:rsidR="00663497" w:rsidRDefault="00663497" w:rsidP="00663497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530 Data Exploration and Analysis</w:t>
                  </w:r>
                </w:p>
                <w:p w14:paraId="358F63C2" w14:textId="065086DB" w:rsidR="00257EC8" w:rsidRPr="00257EC8" w:rsidRDefault="00257EC8" w:rsidP="00663497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CIS 535 Design and Management</w:t>
                  </w:r>
                  <w:r w:rsidR="00663497">
                    <w:rPr>
                      <w:rFonts w:hint="eastAsia"/>
                    </w:rPr>
                    <w:t xml:space="preserve"> of Databases</w:t>
                  </w:r>
                </w:p>
                <w:p w14:paraId="7E420A84" w14:textId="5E6D772D" w:rsidR="00C72BE2" w:rsidRPr="00F323F2" w:rsidRDefault="00C72BE2" w:rsidP="005834E8">
                  <w:pPr>
                    <w:framePr w:wrap="around" w:vAnchor="text" w:hAnchor="page" w:xAlign="center" w:y="1"/>
                    <w:suppressOverlap/>
                    <w:rPr>
                      <w:ins w:id="3" w:author="Dong Kim" w:date="2025-11-11T11:10:00Z"/>
                    </w:rPr>
                  </w:pP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043A05B1" w14:textId="67AB7401" w:rsidR="00C72BE2" w:rsidRPr="00C72BE2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Expected 2026</w:t>
                  </w:r>
                </w:p>
              </w:tc>
            </w:tr>
            <w:tr w:rsidR="00064816" w:rsidRPr="003A6953" w14:paraId="45BF9589" w14:textId="40F8FB0B" w:rsidTr="0080151E">
              <w:tc>
                <w:tcPr>
                  <w:tcW w:w="201" w:type="pct"/>
                  <w:gridSpan w:val="2"/>
                  <w:tcBorders>
                    <w:left w:val="nil"/>
                  </w:tcBorders>
                  <w:shd w:val="clear" w:color="auto" w:fill="auto"/>
                </w:tcPr>
                <w:p w14:paraId="09123B7F" w14:textId="45CB6F87" w:rsidR="00064816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7952A1C1" wp14:editId="44260613">
                        <wp:extent cx="172720" cy="226060"/>
                        <wp:effectExtent l="0" t="0" r="0" b="2540"/>
                        <wp:docPr id="7" name="Picture 7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>
                                  <a:hlinkClick r:id="rId30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" cy="226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B812D9D" w14:textId="071F9202" w:rsidR="00064816" w:rsidRPr="004A2A47" w:rsidRDefault="00064816" w:rsidP="004A2A47">
                  <w:pPr>
                    <w:framePr w:wrap="around" w:vAnchor="text" w:hAnchor="page" w:xAlign="center" w:y="1"/>
                    <w:suppressOverlap/>
                    <w:rPr>
                      <w:smallCap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Jagiellonian University Medical College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AC3A120" w14:textId="5706D6B2" w:rsidR="00064816" w:rsidRPr="00C72BE2" w:rsidRDefault="00064816" w:rsidP="004A2A47">
                  <w:pPr>
                    <w:pStyle w:val="Small"/>
                    <w:framePr w:wrap="around"/>
                    <w:jc w:val="right"/>
                  </w:pPr>
                  <w:r>
                    <w:t>Kraków, Poland</w:t>
                  </w:r>
                </w:p>
              </w:tc>
            </w:tr>
            <w:tr w:rsidR="00C72BE2" w:rsidRPr="003A6953" w14:paraId="5296CADF" w14:textId="2E091115" w:rsidTr="0080151E">
              <w:tc>
                <w:tcPr>
                  <w:tcW w:w="100" w:type="pct"/>
                  <w:tcBorders>
                    <w:left w:val="nil"/>
                  </w:tcBorders>
                </w:tcPr>
                <w:p w14:paraId="23A306ED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noProof/>
                    </w:rPr>
                  </w:pPr>
                </w:p>
              </w:tc>
              <w:tc>
                <w:tcPr>
                  <w:tcW w:w="101" w:type="pct"/>
                </w:tcPr>
                <w:p w14:paraId="404D8771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</w:tcPr>
                <w:p w14:paraId="705C71D4" w14:textId="2587B632" w:rsidR="00445FCD" w:rsidRDefault="00C72BE2" w:rsidP="00445FCD">
                  <w:pPr>
                    <w:framePr w:wrap="around" w:vAnchor="text" w:hAnchor="page" w:xAlign="center" w:y="1"/>
                    <w:ind w:firstLine="110"/>
                    <w:suppressOverlap/>
                  </w:pPr>
                  <w:r>
                    <w:rPr>
                      <w:b/>
                      <w:bCs/>
                    </w:rPr>
                    <w:t xml:space="preserve">PhD | </w:t>
                  </w:r>
                  <w:r>
                    <w:t>Doctor of Philosophy</w:t>
                  </w:r>
                </w:p>
                <w:p w14:paraId="0029C09C" w14:textId="5B6DE7EB" w:rsidR="00C72BE2" w:rsidRDefault="004A2A47" w:rsidP="00445FCD">
                  <w:pPr>
                    <w:pStyle w:val="Normal-List1"/>
                  </w:pPr>
                  <w:r w:rsidRPr="004A2A47">
                    <w:t>Research Doctoral Degree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equivalent</w:t>
                  </w:r>
                </w:p>
                <w:p w14:paraId="124B8F68" w14:textId="61CD4F7C" w:rsidR="00445FCD" w:rsidRDefault="00445FCD" w:rsidP="00445FCD">
                  <w:pPr>
                    <w:pStyle w:val="Normal-List1"/>
                  </w:pPr>
                  <w:r>
                    <w:rPr>
                      <w:rFonts w:hint="eastAsia"/>
                      <w:lang w:eastAsia="ko-KR"/>
                    </w:rPr>
                    <w:t>Extramural mode</w:t>
                  </w:r>
                </w:p>
                <w:p w14:paraId="44C3211A" w14:textId="77777777" w:rsidR="00C72BE2" w:rsidRDefault="00C72BE2" w:rsidP="00445FCD">
                  <w:pPr>
                    <w:pStyle w:val="Normal-List2"/>
                    <w:framePr w:wrap="around"/>
                  </w:pPr>
                  <w:r>
                    <w:t>Supervisor: Konrad Malinowski, MD PhD</w:t>
                  </w:r>
                </w:p>
                <w:p w14:paraId="7951CF9E" w14:textId="29E70219" w:rsidR="004A2A47" w:rsidRPr="00C72BE2" w:rsidRDefault="004A2A47" w:rsidP="004A2A47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2CE11EE8" w14:textId="24542332" w:rsidR="00C72BE2" w:rsidRPr="00C72BE2" w:rsidRDefault="00C72BE2" w:rsidP="004A2A47">
                  <w:pPr>
                    <w:pStyle w:val="Small"/>
                    <w:framePr w:wrap="around"/>
                    <w:jc w:val="right"/>
                  </w:pPr>
                  <w:r>
                    <w:t>Expected 2026</w:t>
                  </w:r>
                </w:p>
              </w:tc>
            </w:tr>
            <w:tr w:rsidR="00C72BE2" w:rsidRPr="003A6953" w14:paraId="134076BA" w14:textId="536B80AC" w:rsidTr="004A2A47">
              <w:tc>
                <w:tcPr>
                  <w:tcW w:w="100" w:type="pct"/>
                  <w:tcBorders>
                    <w:left w:val="nil"/>
                  </w:tcBorders>
                </w:tcPr>
                <w:p w14:paraId="13A0F8F4" w14:textId="59945AF3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0FC9A961" w14:textId="70AC0DF9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</w:tcPr>
                <w:p w14:paraId="4B4F01C4" w14:textId="77777777" w:rsidR="00445FCD" w:rsidRDefault="00C72BE2" w:rsidP="004A2A47">
                  <w:pPr>
                    <w:framePr w:wrap="around" w:vAnchor="text" w:hAnchor="page" w:xAlign="center" w:y="1"/>
                    <w:ind w:firstLine="110"/>
                    <w:suppressOverlap/>
                  </w:pPr>
                  <w:r>
                    <w:rPr>
                      <w:b/>
                      <w:bCs/>
                    </w:rPr>
                    <w:t xml:space="preserve">MD </w:t>
                  </w:r>
                  <w:r w:rsidRPr="0029656D">
                    <w:t xml:space="preserve">| </w:t>
                  </w:r>
                  <w:ins w:id="4" w:author="Dong Kim" w:date="2025-11-11T11:10:00Z">
                    <w:r w:rsidRPr="0029656D">
                      <w:t>Doctor of Medicine</w:t>
                    </w:r>
                  </w:ins>
                </w:p>
                <w:p w14:paraId="07F6D156" w14:textId="77777777" w:rsidR="00445FCD" w:rsidRDefault="004A2A47" w:rsidP="00445FCD">
                  <w:pPr>
                    <w:pStyle w:val="Normal-List1"/>
                  </w:pPr>
                  <w:r w:rsidRPr="004A2A47">
                    <w:t>Professional Doctoral Degree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equivalent</w:t>
                  </w:r>
                </w:p>
                <w:p w14:paraId="366373E7" w14:textId="56EC021C" w:rsidR="00445FCD" w:rsidRDefault="00445FCD" w:rsidP="00445FCD">
                  <w:pPr>
                    <w:pStyle w:val="Normal-List1"/>
                  </w:pPr>
                  <w:r>
                    <w:rPr>
                      <w:rFonts w:hint="eastAsia"/>
                      <w:lang w:eastAsia="ko-KR"/>
                    </w:rPr>
                    <w:t>Recognized by the National Committee of Foreign Medical Education and Accreditation (NCFMEA) as equivalent to U.S. earned M.D. degrees</w:t>
                  </w:r>
                </w:p>
                <w:p w14:paraId="1A6E4CE5" w14:textId="1A5D3C63" w:rsidR="00C72BE2" w:rsidRPr="00445FCD" w:rsidRDefault="00C72BE2" w:rsidP="00445FCD">
                  <w:pPr>
                    <w:pStyle w:val="Normal-List1"/>
                  </w:pPr>
                  <w:r>
                    <w:t>Completed 5700 hours of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</w:t>
                  </w:r>
                  <w:r>
                    <w:t>clinical training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in university hospitals</w:t>
                  </w:r>
                </w:p>
                <w:p w14:paraId="08C8CA6B" w14:textId="0BB2EE13" w:rsidR="00C72BE2" w:rsidRP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122" w:type="pct"/>
                </w:tcPr>
                <w:p w14:paraId="5E3430E2" w14:textId="54218714" w:rsidR="00C72BE2" w:rsidRPr="00C72BE2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Oct 2025</w:t>
                  </w:r>
                </w:p>
              </w:tc>
            </w:tr>
            <w:tr w:rsidR="00064816" w:rsidRPr="003A6953" w14:paraId="64CDAF3B" w14:textId="1344253F" w:rsidTr="0080151E">
              <w:tc>
                <w:tcPr>
                  <w:tcW w:w="201" w:type="pct"/>
                  <w:gridSpan w:val="2"/>
                  <w:shd w:val="clear" w:color="auto" w:fill="auto"/>
                </w:tcPr>
                <w:p w14:paraId="473C418B" w14:textId="04C26A0B" w:rsidR="00064816" w:rsidRDefault="00064816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316ADA46" wp14:editId="6B4484B2">
                        <wp:extent cx="284480" cy="159981"/>
                        <wp:effectExtent l="0" t="0" r="0" b="0"/>
                        <wp:docPr id="10" name="Picture 10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>
                                  <a:hlinkClick r:id="rId32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480" cy="159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DAB4770" w14:textId="5DA7CADD" w:rsidR="00064816" w:rsidRPr="004A2A47" w:rsidRDefault="00064816" w:rsidP="004A2A47">
                  <w:pPr>
                    <w:framePr w:wrap="around" w:vAnchor="text" w:hAnchor="page" w:xAlign="center" w:y="1"/>
                    <w:suppressOverlap/>
                    <w:rPr>
                      <w:smallCap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Boston College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8559EE1" w14:textId="7A779D89" w:rsidR="00064816" w:rsidRPr="00C72BE2" w:rsidRDefault="00064816" w:rsidP="004A2A47">
                  <w:pPr>
                    <w:pStyle w:val="Small"/>
                    <w:framePr w:wrap="around"/>
                    <w:jc w:val="right"/>
                  </w:pPr>
                  <w:r>
                    <w:t>Chestnut Hill, MA</w:t>
                  </w:r>
                </w:p>
              </w:tc>
            </w:tr>
            <w:tr w:rsidR="00C72BE2" w:rsidRPr="003A6953" w14:paraId="462E6B78" w14:textId="47BCF208" w:rsidTr="0080151E">
              <w:tc>
                <w:tcPr>
                  <w:tcW w:w="100" w:type="pct"/>
                </w:tcPr>
                <w:p w14:paraId="64610B7A" w14:textId="5154E54E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7A022BF2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</w:tcPr>
                <w:p w14:paraId="405CE0F2" w14:textId="59663D79" w:rsidR="00C72BE2" w:rsidRPr="00C72BE2" w:rsidRDefault="00C72BE2" w:rsidP="005834E8">
                  <w:pPr>
                    <w:framePr w:wrap="around" w:vAnchor="text" w:hAnchor="page" w:xAlign="center" w:y="1"/>
                    <w:ind w:firstLine="110"/>
                    <w:suppressOverlap/>
                  </w:pPr>
                  <w:ins w:id="5" w:author="Dong Kim" w:date="2025-11-11T11:10:00Z">
                    <w:r w:rsidRPr="008872ED">
                      <w:rPr>
                        <w:b/>
                        <w:bCs/>
                      </w:rPr>
                      <w:t>BA Psychology</w:t>
                    </w:r>
                  </w:ins>
                  <w:r>
                    <w:rPr>
                      <w:b/>
                      <w:bCs/>
                    </w:rPr>
                    <w:t xml:space="preserve"> </w:t>
                  </w:r>
                  <w:r>
                    <w:t>| Bachelor of Arts</w:t>
                  </w: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369E0402" w14:textId="77ED9D66" w:rsidR="00C72BE2" w:rsidRPr="00C72BE2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Aug 2016</w:t>
                  </w:r>
                </w:p>
              </w:tc>
            </w:tr>
            <w:tr w:rsidR="00C72BE2" w:rsidRPr="003A6953" w14:paraId="38B97E59" w14:textId="670C982A" w:rsidTr="00064816">
              <w:tc>
                <w:tcPr>
                  <w:tcW w:w="100" w:type="pct"/>
                </w:tcPr>
                <w:p w14:paraId="275B3504" w14:textId="0A1380B2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710DADC5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</w:tcPr>
                <w:p w14:paraId="34D05E2C" w14:textId="3FEEC168" w:rsidR="00C72BE2" w:rsidRPr="008872ED" w:rsidRDefault="00C72BE2" w:rsidP="005834E8">
                  <w:pPr>
                    <w:framePr w:wrap="around" w:vAnchor="text" w:hAnchor="page" w:xAlign="center" w:y="1"/>
                    <w:ind w:firstLine="110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BS Biology | </w:t>
                  </w:r>
                  <w:ins w:id="6" w:author="Dong Kim" w:date="2025-11-11T11:10:00Z">
                    <w:r w:rsidRPr="008872ED">
                      <w:rPr>
                        <w:rPrChange w:id="7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B</w:t>
                    </w:r>
                  </w:ins>
                  <w:r w:rsidRPr="008872ED">
                    <w:t xml:space="preserve">achelor of </w:t>
                  </w:r>
                  <w:ins w:id="8" w:author="Dong Kim" w:date="2025-11-11T11:10:00Z">
                    <w:r w:rsidRPr="008872ED">
                      <w:rPr>
                        <w:rPrChange w:id="9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S</w:t>
                    </w:r>
                  </w:ins>
                  <w:r w:rsidRPr="008872ED">
                    <w:t>cience</w:t>
                  </w:r>
                </w:p>
              </w:tc>
              <w:tc>
                <w:tcPr>
                  <w:tcW w:w="1122" w:type="pct"/>
                </w:tcPr>
                <w:p w14:paraId="6936827C" w14:textId="79E9CB7D" w:rsidR="00C72BE2" w:rsidRPr="00C72BE2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June 2016</w:t>
                  </w:r>
                </w:p>
              </w:tc>
            </w:tr>
          </w:tbl>
          <w:p w14:paraId="6A8D9059" w14:textId="4CBDF98E" w:rsidR="007B25FE" w:rsidRPr="003A6953" w:rsidRDefault="007B25FE" w:rsidP="00C742E0">
            <w:pPr>
              <w:rPr>
                <w:ins w:id="10" w:author="Dong Kim" w:date="2025-11-11T11:10:00Z"/>
              </w:rPr>
            </w:pPr>
          </w:p>
        </w:tc>
        <w:tc>
          <w:tcPr>
            <w:tcW w:w="434" w:type="dxa"/>
            <w:vMerge/>
          </w:tcPr>
          <w:p w14:paraId="7A81C462" w14:textId="77777777" w:rsidR="007B25FE" w:rsidRPr="003A6953" w:rsidRDefault="007B25FE" w:rsidP="00C742E0"/>
        </w:tc>
      </w:tr>
      <w:tr w:rsidR="009B7F1F" w:rsidRPr="003A6953" w14:paraId="3BECF303" w14:textId="5F57E7C6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1948EA57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4F055359" w14:textId="2A3A4A80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4BA78600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4F090698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73C817F9" w14:textId="1BF632D6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044535A6" w14:textId="77777777" w:rsidR="007B25FE" w:rsidRDefault="007B25FE" w:rsidP="002E4339"/>
          <w:p w14:paraId="3F993C7D" w14:textId="0E7F34BE" w:rsidR="000B330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94275D">
              <w:t>Experience</w:t>
            </w:r>
          </w:p>
          <w:p w14:paraId="1A5B4EDB" w14:textId="3CDA1FC9" w:rsidR="00C06A47" w:rsidRPr="00C06A47" w:rsidRDefault="00C06A47" w:rsidP="00C06A47">
            <w:pPr>
              <w:pStyle w:val="BodyText"/>
            </w:pPr>
          </w:p>
        </w:tc>
        <w:tc>
          <w:tcPr>
            <w:tcW w:w="434" w:type="dxa"/>
            <w:vMerge/>
          </w:tcPr>
          <w:p w14:paraId="4A6380A7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9B7F1F" w:rsidRPr="003A6953" w14:paraId="79D77A8E" w14:textId="664B6BD2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0EFFC630" w14:textId="77777777" w:rsidR="007B25FE" w:rsidRPr="00705DEE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1FD64989" w14:textId="1D52DD48" w:rsidR="007B25FE" w:rsidRPr="00705DEE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64F73B1D" w14:textId="77777777" w:rsidR="007B25FE" w:rsidRPr="003A6953" w:rsidDel="001A7252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750DC5BA" w14:textId="77777777" w:rsidR="007B25FE" w:rsidRPr="003A6953" w:rsidDel="001A7252" w:rsidRDefault="007B25FE" w:rsidP="00C742E0"/>
        </w:tc>
        <w:tc>
          <w:tcPr>
            <w:tcW w:w="230" w:type="dxa"/>
            <w:vMerge/>
            <w:shd w:val="clear" w:color="auto" w:fill="FFFFFF" w:themeFill="background1"/>
          </w:tcPr>
          <w:p w14:paraId="3C515BF0" w14:textId="284EE0AB" w:rsidR="007B25FE" w:rsidRPr="003A6953" w:rsidDel="001A7252" w:rsidRDefault="007B25FE" w:rsidP="00C742E0"/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4"/>
              <w:gridCol w:w="234"/>
              <w:gridCol w:w="9729"/>
              <w:gridCol w:w="1427"/>
            </w:tblGrid>
            <w:tr w:rsidR="00064816" w:rsidRPr="003A6953" w14:paraId="202E36AC" w14:textId="77777777" w:rsidTr="004A2A47">
              <w:tc>
                <w:tcPr>
                  <w:tcW w:w="100" w:type="pct"/>
                  <w:gridSpan w:val="2"/>
                </w:tcPr>
                <w:p w14:paraId="6E7E3E1F" w14:textId="0B9147A1" w:rsidR="00064816" w:rsidRPr="003A6953" w:rsidDel="001A7252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4954A2" wp14:editId="7EB4D024">
                        <wp:extent cx="136525" cy="175260"/>
                        <wp:effectExtent l="0" t="0" r="0" b="0"/>
                        <wp:docPr id="3" name="Picture 3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>
                                  <a:hlinkClick r:id="rId34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525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7C222B16" w14:textId="2AFB8C84" w:rsidR="00064816" w:rsidRPr="00064816" w:rsidDel="001A7252" w:rsidRDefault="00064816" w:rsidP="004A2A47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Head of Research</w:t>
                  </w:r>
                  <w:r>
                    <w:rPr>
                      <w:b/>
                      <w:bCs/>
                    </w:rPr>
                    <w:t xml:space="preserve"> | </w:t>
                  </w:r>
                  <w:r w:rsidRPr="004A2A47">
                    <w:rPr>
                      <w:i/>
                      <w:iCs/>
                    </w:rPr>
                    <w:t>Student Surgery Interest Group</w:t>
                  </w:r>
                  <w:r w:rsidR="004A2A47" w:rsidRPr="004A2A47">
                    <w:rPr>
                      <w:i/>
                      <w:iCs/>
                    </w:rPr>
                    <w:t xml:space="preserve"> (SSIG)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45DBE6B3" w14:textId="77777777" w:rsidR="00064816" w:rsidRDefault="00064816" w:rsidP="004A2A47">
                  <w:pPr>
                    <w:pStyle w:val="Small"/>
                    <w:framePr w:wrap="around"/>
                    <w:jc w:val="center"/>
                  </w:pPr>
                </w:p>
              </w:tc>
            </w:tr>
            <w:tr w:rsidR="00064816" w:rsidRPr="003A6953" w14:paraId="51659066" w14:textId="4E2DFED3" w:rsidTr="004A2A47">
              <w:tc>
                <w:tcPr>
                  <w:tcW w:w="100" w:type="pct"/>
                </w:tcPr>
                <w:p w14:paraId="73640638" w14:textId="53CC3C79" w:rsidR="00D260D4" w:rsidRPr="003A6953" w:rsidDel="001A7252" w:rsidRDefault="00D260D4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100" w:type="pct"/>
                </w:tcPr>
                <w:p w14:paraId="6DAF2CDD" w14:textId="709536BA" w:rsidR="00D260D4" w:rsidRPr="003A6953" w:rsidDel="001A7252" w:rsidRDefault="00D260D4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164" w:type="pct"/>
                  <w:tcBorders>
                    <w:top w:val="single" w:sz="4" w:space="0" w:color="auto"/>
                  </w:tcBorders>
                </w:tcPr>
                <w:p w14:paraId="632DCE4B" w14:textId="73D4D051" w:rsidR="00D260D4" w:rsidRPr="00863384" w:rsidRDefault="00D260D4" w:rsidP="005834E8">
                  <w:pPr>
                    <w:framePr w:wrap="around" w:vAnchor="text" w:hAnchor="page" w:xAlign="center" w:y="1"/>
                    <w:suppressOverlap/>
                  </w:pPr>
                  <w:r w:rsidRPr="0098435E">
                    <w:rPr>
                      <w:i/>
                      <w:iCs/>
                      <w:rPrChange w:id="11" w:author="Dong Kim" w:date="2025-11-11T11:11:00Z">
                        <w:rPr/>
                      </w:rPrChange>
                    </w:rPr>
                    <w:t>Jagiellonian University Medical College</w:t>
                  </w:r>
                  <w:r w:rsidR="00863384">
                    <w:rPr>
                      <w:i/>
                      <w:iCs/>
                    </w:rPr>
                    <w:t xml:space="preserve"> </w:t>
                  </w:r>
                  <w:r w:rsidR="00863384">
                    <w:t xml:space="preserve">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7B88C02B" w14:textId="77777777" w:rsidR="004A2A47" w:rsidRDefault="00D260D4" w:rsidP="00257EC8">
                  <w:pPr>
                    <w:pStyle w:val="Normal-List1"/>
                  </w:pPr>
                  <w:r w:rsidRPr="003A6953">
                    <w:t>Responsible</w:t>
                  </w:r>
                  <w:r>
                    <w:t xml:space="preserve"> for training, mentoring, and supervising medical students in independent and cooperative research.</w:t>
                  </w:r>
                </w:p>
                <w:p w14:paraId="24364799" w14:textId="5AF4EEAA" w:rsidR="004A2A47" w:rsidRPr="007D092C" w:rsidRDefault="004A2A47" w:rsidP="004A2A47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5595C47C" w14:textId="5232FBDA" w:rsidR="00D260D4" w:rsidRPr="003A6953" w:rsidDel="001A7252" w:rsidRDefault="00D260D4" w:rsidP="004A2A47">
                  <w:pPr>
                    <w:pStyle w:val="Small"/>
                    <w:framePr w:wrap="around"/>
                    <w:jc w:val="right"/>
                  </w:pPr>
                  <w:r>
                    <w:t>2024 – 2025</w:t>
                  </w:r>
                </w:p>
              </w:tc>
            </w:tr>
            <w:tr w:rsidR="00064816" w:rsidRPr="003A6953" w14:paraId="1B9A2874" w14:textId="77777777" w:rsidTr="004A2A47">
              <w:tc>
                <w:tcPr>
                  <w:tcW w:w="100" w:type="pct"/>
                  <w:gridSpan w:val="2"/>
                </w:tcPr>
                <w:p w14:paraId="70F71F46" w14:textId="01E3F327" w:rsidR="00064816" w:rsidRPr="003A6953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F3BF2A" wp14:editId="41F9773E">
                        <wp:extent cx="196215" cy="194945"/>
                        <wp:effectExtent l="0" t="0" r="0" b="0"/>
                        <wp:docPr id="4" name="Picture 4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>
                                  <a:hlinkClick r:id="rId36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15" cy="194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5377AFEC" w14:textId="1D0D4E30" w:rsidR="00064816" w:rsidRPr="00064816" w:rsidRDefault="0080151E" w:rsidP="004A2A47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  <w:smallCaps/>
                    </w:rPr>
                    <w:t xml:space="preserve">Doctoral </w:t>
                  </w:r>
                  <w:r w:rsidR="00064816" w:rsidRPr="004A2A47">
                    <w:rPr>
                      <w:b/>
                      <w:bCs/>
                      <w:smallCaps/>
                    </w:rPr>
                    <w:t xml:space="preserve">Research Fellow </w:t>
                  </w:r>
                  <w:r w:rsidR="00064816" w:rsidRPr="004A2A47">
                    <w:rPr>
                      <w:smallCaps/>
                    </w:rPr>
                    <w:t>|</w:t>
                  </w:r>
                  <w:r w:rsidR="00064816">
                    <w:t xml:space="preserve"> </w:t>
                  </w:r>
                  <w:r w:rsidR="00064816" w:rsidRPr="0080151E">
                    <w:rPr>
                      <w:i/>
                      <w:iCs/>
                    </w:rPr>
                    <w:t>Konrad Malinowski’s Lab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31A4D55D" w14:textId="77777777" w:rsidR="00064816" w:rsidRDefault="00064816" w:rsidP="004A2A47">
                  <w:pPr>
                    <w:pStyle w:val="Small"/>
                    <w:framePr w:wrap="around"/>
                  </w:pPr>
                </w:p>
              </w:tc>
            </w:tr>
            <w:tr w:rsidR="00064816" w:rsidRPr="003A6953" w14:paraId="62B395FB" w14:textId="6D9FAF19" w:rsidTr="0080151E">
              <w:tc>
                <w:tcPr>
                  <w:tcW w:w="100" w:type="pct"/>
                </w:tcPr>
                <w:p w14:paraId="137FB8BD" w14:textId="465DF459" w:rsidR="00D260D4" w:rsidRPr="003A6953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1782945F" w14:textId="75FEED2D" w:rsidR="00D260D4" w:rsidRPr="003A6953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65D8A2E0" w14:textId="1E3AA251" w:rsidR="00D260D4" w:rsidRPr="00863384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 w:rsidRPr="0098435E">
                    <w:rPr>
                      <w:i/>
                      <w:iCs/>
                      <w:rPrChange w:id="12" w:author="Dong Kim" w:date="2025-11-11T11:11:00Z">
                        <w:rPr/>
                      </w:rPrChange>
                    </w:rPr>
                    <w:t>Artromedical Orthopedic Clinic</w:t>
                  </w:r>
                  <w:r w:rsidR="00863384">
                    <w:t xml:space="preserve"> | </w:t>
                  </w:r>
                  <w:r w:rsidR="00863384" w:rsidRPr="00863384">
                    <w:rPr>
                      <w:rStyle w:val="SmallChar"/>
                    </w:rPr>
                    <w:t>Bełchatów, Poland</w:t>
                  </w:r>
                </w:p>
                <w:p w14:paraId="5379E6A3" w14:textId="01D05AC7" w:rsidR="00972FBA" w:rsidRDefault="00972FBA" w:rsidP="00257EC8">
                  <w:pPr>
                    <w:pStyle w:val="Normal-List1"/>
                  </w:pPr>
                  <w:r>
                    <w:t>Current role</w:t>
                  </w:r>
                  <w:r>
                    <w:t xml:space="preserve"> as </w:t>
                  </w:r>
                  <w:r w:rsidRPr="00972FBA">
                    <w:t>Systematic Review Specialist</w:t>
                  </w:r>
                  <w:r>
                    <w:t xml:space="preserve"> and former role as Medical Writer.</w:t>
                  </w:r>
                </w:p>
                <w:p w14:paraId="1679E21F" w14:textId="144902FC" w:rsidR="00972FBA" w:rsidRDefault="00972FBA" w:rsidP="00257EC8">
                  <w:pPr>
                    <w:pStyle w:val="Normal-List1"/>
                  </w:pPr>
                  <w:r>
                    <w:t xml:space="preserve">Authored manuscripts including </w:t>
                  </w:r>
                  <w:r>
                    <w:rPr>
                      <w:i/>
                      <w:iCs/>
                    </w:rPr>
                    <w:t>systematic reviews and meta-analyses, case reports and series, prospective and retrospective cohort studies, case-control studies, diagnostic studies, and technical notes.</w:t>
                  </w:r>
                </w:p>
                <w:p w14:paraId="3F248F2B" w14:textId="48D426A5" w:rsidR="00972FBA" w:rsidRDefault="00972FBA" w:rsidP="00257EC8">
                  <w:pPr>
                    <w:pStyle w:val="Normal-List1"/>
                  </w:pPr>
                  <w:r>
                    <w:t>Led systematic review and meta-analysis projects, including 1</w:t>
                  </w:r>
                  <w:r w:rsidRPr="00972FBA">
                    <w:rPr>
                      <w:vertAlign w:val="superscript"/>
                    </w:rPr>
                    <w:t>st</w:t>
                  </w:r>
                  <w:r>
                    <w:t xml:space="preserve"> author and Q1 journal publications following PRISMA and using R and Python for evidence synthesis and analyses.</w:t>
                  </w:r>
                </w:p>
                <w:p w14:paraId="261A42E9" w14:textId="1A8A56E9" w:rsidR="00D260D4" w:rsidRPr="003A6953" w:rsidRDefault="00972FBA" w:rsidP="00257EC8">
                  <w:pPr>
                    <w:pStyle w:val="Normal-List1"/>
                  </w:pPr>
                  <w:r>
                    <w:t xml:space="preserve">Designed and developed </w:t>
                  </w:r>
                  <w:r w:rsidR="00D260D4" w:rsidRPr="003A6953">
                    <w:t>1</w:t>
                  </w:r>
                  <w:r>
                    <w:t>3</w:t>
                  </w:r>
                  <w:r w:rsidR="00D260D4" w:rsidRPr="003A6953">
                    <w:t xml:space="preserve"> </w:t>
                  </w:r>
                  <w:r>
                    <w:t xml:space="preserve">peer-reviewed </w:t>
                  </w:r>
                  <w:r w:rsidR="00D260D4" w:rsidRPr="003A6953">
                    <w:t xml:space="preserve">publications </w:t>
                  </w:r>
                  <w:r w:rsidR="00D260D4">
                    <w:t xml:space="preserve">– </w:t>
                  </w:r>
                  <w:r>
                    <w:t>two</w:t>
                  </w:r>
                  <w:r w:rsidR="00D260D4" w:rsidRPr="003A6953">
                    <w:t xml:space="preserve"> as first author</w:t>
                  </w:r>
                  <w:r w:rsidR="00D260D4">
                    <w:rPr>
                      <w:vertAlign w:val="superscript"/>
                    </w:rPr>
                    <w:t xml:space="preserve"> </w:t>
                  </w:r>
                  <w:r w:rsidR="00D260D4">
                    <w:t xml:space="preserve">and </w:t>
                  </w:r>
                  <w:r w:rsidR="00D260D4" w:rsidRPr="003A6953">
                    <w:t>three as second author</w:t>
                  </w:r>
                  <w:r w:rsidR="00D260D4" w:rsidRPr="003A6953">
                    <w:rPr>
                      <w:vertAlign w:val="superscript"/>
                    </w:rPr>
                    <w:t>3,6,9</w:t>
                  </w:r>
                </w:p>
                <w:p w14:paraId="5677A6BA" w14:textId="6967C9BB" w:rsidR="00D260D4" w:rsidRPr="003A6953" w:rsidRDefault="0072396D" w:rsidP="00257EC8">
                  <w:pPr>
                    <w:pStyle w:val="Normal-List1"/>
                  </w:pPr>
                  <w:r>
                    <w:t>Led a project</w:t>
                  </w:r>
                  <w:r w:rsidR="00D260D4" w:rsidRPr="003A6953">
                    <w:t xml:space="preserve"> for a prospective case-control diagnostic study</w:t>
                  </w:r>
                  <w:r w:rsidR="00D260D4" w:rsidRPr="003A6953">
                    <w:rPr>
                      <w:vertAlign w:val="superscript"/>
                    </w:rPr>
                    <w:t>10</w:t>
                  </w:r>
                  <w:r>
                    <w:t xml:space="preserve"> (last author), which was subsequently published in a Q1 journal </w:t>
                  </w:r>
                  <w:r w:rsidR="00972FBA">
                    <w:t>(KSSTA).</w:t>
                  </w:r>
                </w:p>
                <w:p w14:paraId="62FBC99B" w14:textId="559CF8C2" w:rsidR="00D260D4" w:rsidRPr="003A6953" w:rsidRDefault="00D260D4" w:rsidP="00257EC8">
                  <w:pPr>
                    <w:pStyle w:val="Normal-List1"/>
                  </w:pPr>
                  <w:r>
                    <w:t>Extramural research doctoral degree (PhD) in-progress</w:t>
                  </w:r>
                </w:p>
                <w:p w14:paraId="2967853F" w14:textId="77777777" w:rsidR="00D260D4" w:rsidRDefault="00D260D4" w:rsidP="00257EC8">
                  <w:pPr>
                    <w:pStyle w:val="Normal-List1"/>
                  </w:pPr>
                  <w:r w:rsidRPr="003A6953">
                    <w:t>Reference(s): Konrad Malinowski, MD PhD, Marcin Mostowy, MD PhD</w:t>
                  </w:r>
                </w:p>
                <w:p w14:paraId="2D85023C" w14:textId="02C41C52" w:rsidR="0080151E" w:rsidRPr="003A6953" w:rsidRDefault="0080151E" w:rsidP="0080151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220D3B0F" w14:textId="08F4C44C" w:rsidR="00D260D4" w:rsidRPr="00D260D4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2023 – Present</w:t>
                  </w:r>
                </w:p>
              </w:tc>
            </w:tr>
            <w:tr w:rsidR="00064816" w:rsidRPr="003A6953" w14:paraId="7CBCDCD0" w14:textId="77777777" w:rsidTr="0080151E">
              <w:tc>
                <w:tcPr>
                  <w:tcW w:w="100" w:type="pct"/>
                  <w:gridSpan w:val="2"/>
                </w:tcPr>
                <w:p w14:paraId="36FF613A" w14:textId="4B85EF77" w:rsidR="00064816" w:rsidRPr="003A6953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6C40876C" wp14:editId="02982E01">
                        <wp:extent cx="132715" cy="260985"/>
                        <wp:effectExtent l="0" t="0" r="635" b="5715"/>
                        <wp:docPr id="5" name="Picture 5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>
                                  <a:hlinkClick r:id="rId38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715" cy="260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7E41CE20" w14:textId="242640EB" w:rsidR="00064816" w:rsidRPr="00064816" w:rsidRDefault="0080151E" w:rsidP="0080151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mallCaps/>
                    </w:rPr>
                    <w:t xml:space="preserve">Graduate </w:t>
                  </w:r>
                  <w:r w:rsidR="00064816" w:rsidRPr="0080151E">
                    <w:rPr>
                      <w:b/>
                      <w:bCs/>
                      <w:smallCaps/>
                    </w:rPr>
                    <w:t>Research Fellow</w:t>
                  </w:r>
                  <w:r w:rsidR="00064816">
                    <w:rPr>
                      <w:b/>
                      <w:bCs/>
                    </w:rPr>
                    <w:t xml:space="preserve"> | </w:t>
                  </w:r>
                  <w:r w:rsidR="00064816" w:rsidRPr="0080151E">
                    <w:rPr>
                      <w:i/>
                      <w:iCs/>
                    </w:rPr>
                    <w:t>The International Evidence-Based Anatomy Working Group (iEBA-WG)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3D8D9C95" w14:textId="77777777" w:rsidR="00064816" w:rsidRDefault="00064816" w:rsidP="0080151E">
                  <w:pPr>
                    <w:pStyle w:val="Small"/>
                    <w:framePr w:wrap="around"/>
                  </w:pPr>
                </w:p>
              </w:tc>
            </w:tr>
            <w:tr w:rsidR="00064816" w:rsidRPr="003A6953" w14:paraId="42D7952D" w14:textId="709F745B" w:rsidTr="0080151E">
              <w:tc>
                <w:tcPr>
                  <w:tcW w:w="100" w:type="pct"/>
                </w:tcPr>
                <w:p w14:paraId="7467535E" w14:textId="45DEAC47" w:rsidR="00D260D4" w:rsidRPr="003A6953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3B09508D" w14:textId="0E4C74CE" w:rsidR="00D260D4" w:rsidRPr="003A6953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0383A918" w14:textId="272B1A83" w:rsidR="00D260D4" w:rsidRPr="00863384" w:rsidRDefault="00D260D4" w:rsidP="005834E8">
                  <w:pPr>
                    <w:framePr w:wrap="around" w:vAnchor="text" w:hAnchor="page" w:xAlign="center" w:y="1"/>
                    <w:suppressOverlap/>
                  </w:pPr>
                  <w:r w:rsidRPr="0098435E">
                    <w:rPr>
                      <w:i/>
                      <w:iCs/>
                      <w:rPrChange w:id="13" w:author="Dong Kim" w:date="2025-11-11T11:11:00Z">
                        <w:rPr/>
                      </w:rPrChange>
                    </w:rPr>
                    <w:t>Jagiellonian University Medical College</w:t>
                  </w:r>
                  <w:r w:rsidR="00863384">
                    <w:rPr>
                      <w:i/>
                      <w:iCs/>
                    </w:rPr>
                    <w:t xml:space="preserve"> </w:t>
                  </w:r>
                  <w:r w:rsidR="00863384">
                    <w:t xml:space="preserve">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5A037671" w14:textId="4F30F88A" w:rsidR="00D260D4" w:rsidRPr="003A6953" w:rsidRDefault="00D260D4" w:rsidP="00257EC8">
                  <w:pPr>
                    <w:pStyle w:val="Normal-List1"/>
                  </w:pPr>
                  <w:r w:rsidRPr="003A6953">
                    <w:t xml:space="preserve">Responsible for data collection and analysis, manuscript writing and editing, and medical </w:t>
                  </w:r>
                  <w:r>
                    <w:br/>
                  </w:r>
                  <w:r w:rsidRPr="003A6953">
                    <w:t>illustration for two publications (one as first author</w:t>
                  </w:r>
                  <w:r w:rsidRPr="003A6953">
                    <w:rPr>
                      <w:vertAlign w:val="superscript"/>
                    </w:rPr>
                    <w:t>2</w:t>
                  </w:r>
                  <w:r w:rsidRPr="003A6953">
                    <w:t>)</w:t>
                  </w:r>
                </w:p>
                <w:p w14:paraId="16D7BD4A" w14:textId="77777777" w:rsidR="00D260D4" w:rsidRDefault="00D260D4" w:rsidP="00257EC8">
                  <w:pPr>
                    <w:pStyle w:val="Normal-List1"/>
                  </w:pPr>
                  <w:r w:rsidRPr="003A6953">
                    <w:t>Reference(s): Przemysław Pękala, MD PhD, Krzysztof Tomaszewski, MD PhD</w:t>
                  </w:r>
                </w:p>
                <w:p w14:paraId="7A19978A" w14:textId="5B42E959" w:rsidR="0080151E" w:rsidRPr="007D092C" w:rsidRDefault="0080151E" w:rsidP="0080151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303FB2F5" w14:textId="311B52E1" w:rsidR="00D260D4" w:rsidRPr="00D260D4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2021 – Present</w:t>
                  </w:r>
                </w:p>
              </w:tc>
            </w:tr>
            <w:tr w:rsidR="00064816" w:rsidRPr="003A6953" w14:paraId="2A95180D" w14:textId="77777777" w:rsidTr="0080151E">
              <w:tc>
                <w:tcPr>
                  <w:tcW w:w="100" w:type="pct"/>
                  <w:gridSpan w:val="2"/>
                </w:tcPr>
                <w:p w14:paraId="0DA689BC" w14:textId="145B40F1" w:rsidR="00064816" w:rsidRPr="0098435E" w:rsidRDefault="00064816" w:rsidP="005834E8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0BD72496" wp14:editId="57A34976">
                        <wp:extent cx="241300" cy="226695"/>
                        <wp:effectExtent l="0" t="0" r="6350" b="190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226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48FE98A2" w14:textId="15A3FB83" w:rsidR="00064816" w:rsidRPr="00064816" w:rsidRDefault="0080151E" w:rsidP="0080151E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  <w:smallCaps/>
                    </w:rPr>
                    <w:t xml:space="preserve">Graduate </w:t>
                  </w:r>
                  <w:r w:rsidR="00064816" w:rsidRPr="0080151E">
                    <w:rPr>
                      <w:b/>
                      <w:bCs/>
                      <w:smallCaps/>
                    </w:rPr>
                    <w:t>Research Assistant</w:t>
                  </w:r>
                  <w:r w:rsidR="00064816">
                    <w:t xml:space="preserve"> | </w:t>
                  </w:r>
                  <w:r w:rsidR="00064816" w:rsidRPr="0080151E">
                    <w:rPr>
                      <w:i/>
                      <w:iCs/>
                    </w:rPr>
                    <w:t>Student Scientific Society of Clinical Anatomy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6A32668D" w14:textId="77777777" w:rsidR="00064816" w:rsidRDefault="00064816" w:rsidP="0080151E">
                  <w:pPr>
                    <w:pStyle w:val="Small"/>
                    <w:framePr w:wrap="around"/>
                  </w:pPr>
                </w:p>
              </w:tc>
            </w:tr>
            <w:tr w:rsidR="00064816" w:rsidRPr="003A6953" w14:paraId="38F00435" w14:textId="16C12A10" w:rsidTr="0080151E">
              <w:tc>
                <w:tcPr>
                  <w:tcW w:w="100" w:type="pct"/>
                </w:tcPr>
                <w:p w14:paraId="5C427888" w14:textId="05A46D85" w:rsidR="00D260D4" w:rsidRPr="0098435E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69AD91A4" w14:textId="1905309A" w:rsidR="00D260D4" w:rsidRPr="0098435E" w:rsidRDefault="00D260D4" w:rsidP="005834E8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1DDAFB69" w14:textId="5266432E" w:rsidR="00D260D4" w:rsidRPr="00863384" w:rsidRDefault="00D260D4" w:rsidP="005834E8">
                  <w:pPr>
                    <w:framePr w:wrap="around" w:vAnchor="text" w:hAnchor="page" w:xAlign="center" w:y="1"/>
                    <w:suppressOverlap/>
                    <w:rPr>
                      <w:rFonts w:eastAsia="Malgun Gothic"/>
                      <w:lang w:eastAsia="ko-KR"/>
                    </w:rPr>
                  </w:pPr>
                  <w:r>
                    <w:rPr>
                      <w:rFonts w:eastAsia="Malgun Gothic"/>
                      <w:i/>
                      <w:iCs/>
                      <w:lang w:eastAsia="ko-KR"/>
                    </w:rPr>
                    <w:t>Jagiellonian University Medical College</w:t>
                  </w:r>
                  <w:r w:rsidR="00863384">
                    <w:rPr>
                      <w:rFonts w:eastAsia="Malgun Gothic"/>
                      <w:lang w:eastAsia="ko-KR"/>
                    </w:rPr>
                    <w:t xml:space="preserve"> 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5FD828F1" w14:textId="77777777" w:rsidR="00D260D4" w:rsidRPr="003A6953" w:rsidRDefault="00D260D4" w:rsidP="00257EC8">
                  <w:pPr>
                    <w:pStyle w:val="Normal-List1"/>
                  </w:pPr>
                  <w:r w:rsidRPr="003A6953">
                    <w:t>Served as mentor for students interested in initiating involvement in research during medical studies.</w:t>
                  </w:r>
                </w:p>
                <w:p w14:paraId="261619FF" w14:textId="37E3E381" w:rsidR="00D260D4" w:rsidRPr="003A6953" w:rsidRDefault="00D260D4" w:rsidP="00257EC8">
                  <w:pPr>
                    <w:pStyle w:val="Normal-List1"/>
                  </w:pPr>
                  <w:r w:rsidRPr="003A6953">
                    <w:t>Reference(s): Przemysław Pękala, MD PhD</w:t>
                  </w: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0B775F1D" w14:textId="6081781E" w:rsidR="00D260D4" w:rsidRPr="00D260D4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2021 – 2025</w:t>
                  </w:r>
                </w:p>
              </w:tc>
            </w:tr>
          </w:tbl>
          <w:p w14:paraId="1F32C5B5" w14:textId="3310BE18" w:rsidR="007B25FE" w:rsidRPr="003A6953" w:rsidRDefault="007B25FE" w:rsidP="00C742E0"/>
        </w:tc>
        <w:tc>
          <w:tcPr>
            <w:tcW w:w="434" w:type="dxa"/>
            <w:vMerge/>
          </w:tcPr>
          <w:p w14:paraId="7674395E" w14:textId="77777777" w:rsidR="007B25FE" w:rsidRPr="003A6953" w:rsidDel="001A7252" w:rsidRDefault="007B25FE" w:rsidP="00C742E0"/>
        </w:tc>
      </w:tr>
      <w:tr w:rsidR="009B7F1F" w:rsidRPr="003A6953" w14:paraId="4FF51A62" w14:textId="63C9C26F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3984A0BA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49268F96" w14:textId="0562C74E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50E860B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15E59E8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0B80627C" w14:textId="2C6766F5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78C71FE7" w14:textId="77777777" w:rsidR="007B25FE" w:rsidRDefault="007B25FE" w:rsidP="00C742E0"/>
          <w:p w14:paraId="21E94C24" w14:textId="68CDF235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7D092C">
              <w:t>Publications</w:t>
            </w:r>
          </w:p>
          <w:p w14:paraId="675F5963" w14:textId="57FB3A41" w:rsidR="000B330C" w:rsidRPr="000B330C" w:rsidDel="001A7252" w:rsidRDefault="000B330C" w:rsidP="000B330C">
            <w:pPr>
              <w:pStyle w:val="BodyText"/>
            </w:pPr>
          </w:p>
        </w:tc>
        <w:tc>
          <w:tcPr>
            <w:tcW w:w="434" w:type="dxa"/>
            <w:vMerge/>
          </w:tcPr>
          <w:p w14:paraId="4E34FCC2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9B7F1F" w:rsidRPr="003A6953" w14:paraId="5DC1B131" w14:textId="61D16F8C" w:rsidTr="009B7F1F">
        <w:trPr>
          <w:trHeight w:val="2160"/>
        </w:trPr>
        <w:tc>
          <w:tcPr>
            <w:tcW w:w="222" w:type="dxa"/>
            <w:vMerge/>
            <w:shd w:val="clear" w:color="auto" w:fill="4C94D8" w:themeFill="text2" w:themeFillTint="80"/>
          </w:tcPr>
          <w:p w14:paraId="758B9ABD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677E9AFC" w14:textId="3016CB8D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45531CD6" w14:textId="77777777" w:rsidR="007B25FE" w:rsidRPr="003A6953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0F7214E9" w14:textId="77777777" w:rsidR="007B25FE" w:rsidRPr="003A6953" w:rsidRDefault="007B25FE" w:rsidP="00C742E0"/>
        </w:tc>
        <w:tc>
          <w:tcPr>
            <w:tcW w:w="230" w:type="dxa"/>
            <w:vMerge/>
            <w:shd w:val="clear" w:color="auto" w:fill="FFFFFF" w:themeFill="background1"/>
          </w:tcPr>
          <w:p w14:paraId="0B65BD0D" w14:textId="250016A9" w:rsidR="007B25FE" w:rsidRPr="003A6953" w:rsidRDefault="007B25FE" w:rsidP="00C742E0"/>
        </w:tc>
        <w:tc>
          <w:tcPr>
            <w:tcW w:w="11624" w:type="dxa"/>
          </w:tcPr>
          <w:tbl>
            <w:tblPr>
              <w:tblStyle w:val="TableGrid"/>
              <w:tblW w:w="4936" w:type="pct"/>
              <w:tblCellMar>
                <w:top w:w="29" w:type="dxa"/>
                <w:bottom w:w="29" w:type="dxa"/>
              </w:tblCellMar>
              <w:tblLook w:val="04A0" w:firstRow="1" w:lastRow="0" w:firstColumn="1" w:lastColumn="0" w:noHBand="0" w:noVBand="1"/>
            </w:tblPr>
            <w:tblGrid>
              <w:gridCol w:w="391"/>
              <w:gridCol w:w="9852"/>
              <w:gridCol w:w="1232"/>
            </w:tblGrid>
            <w:tr w:rsidR="00C72BE2" w:rsidRPr="003A6953" w14:paraId="772D7AFB" w14:textId="15DC36DD" w:rsidTr="00F95DB8">
              <w:tc>
                <w:tcPr>
                  <w:tcW w:w="158" w:type="pct"/>
                </w:tcPr>
                <w:p w14:paraId="4CD1E0CB" w14:textId="584D048A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t>13</w:t>
                  </w:r>
                </w:p>
              </w:tc>
              <w:tc>
                <w:tcPr>
                  <w:tcW w:w="3994" w:type="pct"/>
                </w:tcPr>
                <w:p w14:paraId="1A5C996F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Quadriceps Tendon-Bone Vs All Soft-Tissue Autografts </w:t>
                  </w:r>
                  <w:r>
                    <w:t>f</w:t>
                  </w:r>
                  <w:r w:rsidRPr="00F36050">
                    <w:t xml:space="preserve">or Primary Anterior Cruciate Ligament Reconstruction: </w:t>
                  </w:r>
                  <w:r>
                    <w:br/>
                  </w:r>
                  <w:r w:rsidRPr="00F36050">
                    <w:t xml:space="preserve">A Systematic Review </w:t>
                  </w:r>
                  <w:r>
                    <w:t>a</w:t>
                  </w:r>
                  <w:r w:rsidRPr="00F36050">
                    <w:t xml:space="preserve">nd Meta-Analysis Of 7,748 Patients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EFORT Open Reviews</w:t>
                  </w:r>
                </w:p>
                <w:p w14:paraId="2AA9B3C0" w14:textId="33995A6C" w:rsidR="00257EC8" w:rsidRPr="00AD02C1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069BA2D0" w14:textId="512E9A20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Nov 2025</w:t>
                  </w:r>
                </w:p>
              </w:tc>
            </w:tr>
            <w:tr w:rsidR="00C72BE2" w:rsidRPr="003A6953" w14:paraId="1C12555B" w14:textId="53E36C1C" w:rsidTr="00F95DB8">
              <w:trPr>
                <w:trHeight w:val="504"/>
              </w:trPr>
              <w:tc>
                <w:tcPr>
                  <w:tcW w:w="158" w:type="pct"/>
                </w:tcPr>
                <w:p w14:paraId="3E29BDBD" w14:textId="0F577FF8" w:rsidR="00C72BE2" w:rsidRPr="00D260D4" w:rsidRDefault="00000000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hyperlink r:id="rId41" w:history="1">
                    <w:r w:rsidR="00C72BE2" w:rsidRPr="00D260D4">
                      <w:rPr>
                        <w:rStyle w:val="Hyperlink"/>
                        <w:u w:val="none"/>
                      </w:rPr>
                      <w:t>12</w:t>
                    </w:r>
                  </w:hyperlink>
                </w:p>
              </w:tc>
              <w:tc>
                <w:tcPr>
                  <w:tcW w:w="3994" w:type="pct"/>
                </w:tcPr>
                <w:p w14:paraId="06C70464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 xml:space="preserve">nd Endoscopic Stepwise Release – A Case Series.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 xml:space="preserve">Journal </w:t>
                  </w:r>
                  <w:r>
                    <w:rPr>
                      <w:i/>
                      <w:iCs/>
                    </w:rPr>
                    <w:t>o</w:t>
                  </w:r>
                  <w:r w:rsidRPr="00AD02C1">
                    <w:rPr>
                      <w:i/>
                      <w:iCs/>
                    </w:rPr>
                    <w:t>f Hip Preservation Surgery</w:t>
                  </w:r>
                </w:p>
                <w:p w14:paraId="7775F303" w14:textId="7A327289" w:rsidR="00257EC8" w:rsidRPr="00AD02C1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03DB98F7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Mar 2025</w:t>
                  </w:r>
                </w:p>
                <w:p w14:paraId="722F42F0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0A2C0B4E" w14:textId="500D6FDD" w:rsidTr="00F95DB8">
              <w:tc>
                <w:tcPr>
                  <w:tcW w:w="158" w:type="pct"/>
                </w:tcPr>
                <w:p w14:paraId="06614ACC" w14:textId="60251CB8" w:rsidR="00C72BE2" w:rsidRPr="00D260D4" w:rsidRDefault="00000000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hyperlink r:id="rId42" w:history="1">
                    <w:r w:rsidR="00C72BE2" w:rsidRPr="00D260D4">
                      <w:rPr>
                        <w:rStyle w:val="Hyperlink"/>
                        <w:u w:val="none"/>
                      </w:rPr>
                      <w:t>11</w:t>
                    </w:r>
                  </w:hyperlink>
                </w:p>
              </w:tc>
              <w:tc>
                <w:tcPr>
                  <w:tcW w:w="3994" w:type="pct"/>
                </w:tcPr>
                <w:p w14:paraId="49CF8583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Assessing Residual Moisture After Sterilization </w:t>
                  </w:r>
                  <w:r>
                    <w:t>a</w:t>
                  </w:r>
                  <w:r w:rsidRPr="00F36050">
                    <w:t xml:space="preserve">s </w:t>
                  </w:r>
                  <w:r>
                    <w:t>A</w:t>
                  </w:r>
                  <w:r w:rsidRPr="00F36050">
                    <w:t xml:space="preserve">n Overlooked Source </w:t>
                  </w:r>
                  <w:r>
                    <w:t>o</w:t>
                  </w:r>
                  <w:r w:rsidRPr="00F36050">
                    <w:t xml:space="preserve">f Intraoperative Bacterial Contamination </w:t>
                  </w:r>
                  <w:r>
                    <w:t>i</w:t>
                  </w:r>
                  <w:r w:rsidRPr="00F36050">
                    <w:t xml:space="preserve">n Knee Intra-Articular Reconstructions Evaluating </w:t>
                  </w:r>
                  <w:r>
                    <w:t>t</w:t>
                  </w:r>
                  <w:r w:rsidRPr="00F36050">
                    <w:t xml:space="preserve">he Reliability </w:t>
                  </w:r>
                  <w:r>
                    <w:t>o</w:t>
                  </w:r>
                  <w:r w:rsidRPr="00F36050">
                    <w:t xml:space="preserve">f Routine Procedures </w:t>
                  </w:r>
                  <w:r>
                    <w:t>a</w:t>
                  </w:r>
                  <w:r w:rsidRPr="00F36050">
                    <w:t xml:space="preserve">nd Tests.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 xml:space="preserve">Orthopaedic Journal </w:t>
                  </w:r>
                  <w:r>
                    <w:rPr>
                      <w:i/>
                      <w:iCs/>
                    </w:rPr>
                    <w:t>o</w:t>
                  </w:r>
                  <w:r w:rsidRPr="00AD02C1">
                    <w:rPr>
                      <w:i/>
                      <w:iCs/>
                    </w:rPr>
                    <w:t>f Sports Medicine</w:t>
                  </w:r>
                </w:p>
                <w:p w14:paraId="53CE6C13" w14:textId="19D18EA9" w:rsidR="00257EC8" w:rsidRPr="00AD02C1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1A87FF52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Jan 2025</w:t>
                  </w:r>
                </w:p>
                <w:p w14:paraId="0A83CE25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29F47E71" w14:textId="675576CA" w:rsidTr="00F95DB8">
              <w:tc>
                <w:tcPr>
                  <w:tcW w:w="158" w:type="pct"/>
                </w:tcPr>
                <w:p w14:paraId="56BA5B05" w14:textId="37C26771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"https://doi.org/10.1002/ksa.12438"</w:instrText>
                  </w:r>
                  <w:r w:rsidRPr="00D260D4">
                    <w:rPr>
                      <w:rPrChange w:id="14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10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2BC82F95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Lateral Femoral Impaction Fractures During </w:t>
                  </w:r>
                  <w:r>
                    <w:t>a</w:t>
                  </w:r>
                  <w:r w:rsidRPr="00F36050">
                    <w:t xml:space="preserve">n </w:t>
                  </w:r>
                  <w:r>
                    <w:t>ACL</w:t>
                  </w:r>
                  <w:r w:rsidRPr="00F36050">
                    <w:t xml:space="preserve"> Tear Extend Posteriorly </w:t>
                  </w:r>
                  <w:r>
                    <w:t>o</w:t>
                  </w:r>
                  <w:r w:rsidRPr="00F36050">
                    <w:t xml:space="preserve">n The Weight-Bearing Area </w:t>
                  </w:r>
                  <w:r>
                    <w:t>o</w:t>
                  </w:r>
                  <w:r w:rsidRPr="00F36050">
                    <w:t xml:space="preserve">f The Tibiofemoral Joint.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Knee Surgery Sports Traumatology &amp; Arthroscopy</w:t>
                  </w:r>
                </w:p>
                <w:p w14:paraId="7CE92C22" w14:textId="30B3AA07" w:rsidR="00257EC8" w:rsidRPr="003A6953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6E5A9A1E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Oct 2024</w:t>
                  </w:r>
                </w:p>
                <w:p w14:paraId="6B0CD0B8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36A66269" w14:textId="295F8E07" w:rsidTr="00F95DB8">
              <w:tc>
                <w:tcPr>
                  <w:tcW w:w="158" w:type="pct"/>
                </w:tcPr>
                <w:p w14:paraId="23A3823B" w14:textId="05E5F472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"https://doi.org/10.1002/ksa.12474"</w:instrText>
                  </w:r>
                  <w:r w:rsidRPr="00D260D4">
                    <w:rPr>
                      <w:rPrChange w:id="15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9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6B1FC06B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Evidence-Based Research </w:t>
                  </w:r>
                  <w:r>
                    <w:t>i</w:t>
                  </w:r>
                  <w:r w:rsidRPr="00F36050">
                    <w:t xml:space="preserve">n Orthopaedics, Sports Medicine </w:t>
                  </w:r>
                  <w:r>
                    <w:t>a</w:t>
                  </w:r>
                  <w:r w:rsidRPr="00F36050">
                    <w:t xml:space="preserve">nd Rehabilitation-Why New Studies Should Rely </w:t>
                  </w:r>
                  <w:r>
                    <w:t>o</w:t>
                  </w:r>
                  <w:r w:rsidRPr="00F36050">
                    <w:t>n Earlier Work</w:t>
                  </w:r>
                  <w:r w:rsidRPr="00AD02C1">
                    <w:rPr>
                      <w:i/>
                      <w:iCs/>
                    </w:rPr>
                    <w:t xml:space="preserve">. </w:t>
                  </w:r>
                  <w:r>
                    <w:rPr>
                      <w:i/>
                      <w:iCs/>
                    </w:rPr>
                    <w:br/>
                  </w:r>
                  <w:r w:rsidRPr="00AD02C1">
                    <w:rPr>
                      <w:i/>
                      <w:iCs/>
                    </w:rPr>
                    <w:t>Knee Surgery Sports Traumatology &amp; Arthroscopy</w:t>
                  </w:r>
                </w:p>
                <w:p w14:paraId="55AB857A" w14:textId="357A1950" w:rsidR="00257EC8" w:rsidRPr="00AD02C1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24D76CFB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lastRenderedPageBreak/>
                    <w:t>Oct 2024</w:t>
                  </w:r>
                </w:p>
                <w:p w14:paraId="2E29B88B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379F4AE7" w14:textId="7939CC7F" w:rsidTr="00F95DB8">
              <w:tc>
                <w:tcPr>
                  <w:tcW w:w="158" w:type="pct"/>
                </w:tcPr>
                <w:p w14:paraId="281A1A1B" w14:textId="53BA547D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"https://doi.org/10.1007/s00264-023-05961-0"</w:instrText>
                  </w:r>
                  <w:r w:rsidRPr="00D260D4">
                    <w:rPr>
                      <w:rPrChange w:id="16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8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0FCAF939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 xml:space="preserve">nd Endoscopic Stepwise Release-A Case Series.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International Orthopaedics</w:t>
                  </w:r>
                </w:p>
                <w:p w14:paraId="750E37AF" w14:textId="521F0B6C" w:rsidR="00257EC8" w:rsidRPr="003A6953" w:rsidRDefault="00257EC8" w:rsidP="005834E8">
                  <w:pPr>
                    <w:framePr w:wrap="around" w:vAnchor="text" w:hAnchor="page" w:xAlign="center" w:y="1"/>
                    <w:suppressOverlap/>
                    <w:rPr>
                      <w:rPrChange w:id="17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</w:p>
              </w:tc>
              <w:tc>
                <w:tcPr>
                  <w:tcW w:w="500" w:type="pct"/>
                </w:tcPr>
                <w:p w14:paraId="777CAB3A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Feb 2024</w:t>
                  </w:r>
                </w:p>
                <w:p w14:paraId="477BDD2B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02609754" w14:textId="41241ACE" w:rsidTr="00F95DB8">
              <w:tc>
                <w:tcPr>
                  <w:tcW w:w="158" w:type="pct"/>
                </w:tcPr>
                <w:p w14:paraId="75096345" w14:textId="22C63257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"https://doi.org/10.1186/s40634-023-00703-y"</w:instrText>
                  </w:r>
                  <w:r w:rsidRPr="00D260D4">
                    <w:rPr>
                      <w:rPrChange w:id="18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7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20E13BDC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Knee Extension Contracture </w:t>
                  </w:r>
                  <w:r>
                    <w:t>w</w:t>
                  </w:r>
                  <w:r w:rsidRPr="00F36050">
                    <w:t xml:space="preserve">ith Fixed Anterior Tibia Subluxation Treated </w:t>
                  </w:r>
                  <w:r>
                    <w:t>w</w:t>
                  </w:r>
                  <w:r w:rsidRPr="00F36050">
                    <w:t xml:space="preserve">ith </w:t>
                  </w:r>
                  <w:r>
                    <w:t>PCL</w:t>
                  </w:r>
                  <w:r w:rsidRPr="00F36050">
                    <w:t xml:space="preserve"> Release </w:t>
                  </w:r>
                  <w:r>
                    <w:t>a</w:t>
                  </w:r>
                  <w:r w:rsidRPr="00F36050">
                    <w:t>nd Quadricepsplasty: A Case Report</w:t>
                  </w:r>
                  <w:r w:rsidRPr="00AD02C1">
                    <w:rPr>
                      <w:i/>
                      <w:iCs/>
                    </w:rPr>
                    <w:t xml:space="preserve">. </w:t>
                  </w:r>
                  <w:r>
                    <w:rPr>
                      <w:i/>
                      <w:iCs/>
                    </w:rPr>
                    <w:br/>
                  </w:r>
                  <w:r w:rsidRPr="00AD02C1">
                    <w:rPr>
                      <w:i/>
                      <w:iCs/>
                    </w:rPr>
                    <w:t>Journal Of Experimental Orthopaedics</w:t>
                  </w:r>
                </w:p>
                <w:p w14:paraId="7164E5D5" w14:textId="5F9B851F" w:rsidR="00257EC8" w:rsidRPr="00AD02C1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04C1CC4E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Nov 2023</w:t>
                  </w:r>
                </w:p>
                <w:p w14:paraId="427E721E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433BAAB0" w14:textId="2B670F10" w:rsidTr="00F95DB8">
              <w:tc>
                <w:tcPr>
                  <w:tcW w:w="158" w:type="pct"/>
                </w:tcPr>
                <w:p w14:paraId="4E9A3434" w14:textId="38854E2F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"https://doi.org/10.1016/j.eats.2023.08.001"</w:instrText>
                  </w:r>
                  <w:r w:rsidRPr="00D260D4">
                    <w:rPr>
                      <w:rPrChange w:id="19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6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62FF6FC1" w14:textId="77777777" w:rsidR="00D76E44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Patellar Base Support Technique During Manipulation Under Anesthesia </w:t>
                  </w:r>
                  <w:r>
                    <w:t>f</w:t>
                  </w:r>
                  <w:r w:rsidRPr="00F36050">
                    <w:t xml:space="preserve">or Knee Arthrofibrosis Limits </w:t>
                  </w:r>
                  <w:r>
                    <w:t>t</w:t>
                  </w:r>
                  <w:r w:rsidRPr="00F36050">
                    <w:t xml:space="preserve">he Risk </w:t>
                  </w:r>
                  <w:r>
                    <w:t>o</w:t>
                  </w:r>
                  <w:r w:rsidRPr="00F36050">
                    <w:t xml:space="preserve">f Iatrogenic Complications.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  <w:p w14:paraId="3FCA7868" w14:textId="02A58D37" w:rsidR="00257EC8" w:rsidRPr="00E74D59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19C7861C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Nov 2023</w:t>
                  </w:r>
                </w:p>
                <w:p w14:paraId="22844C7D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2A1AE85A" w14:textId="0B13845B" w:rsidTr="00F95DB8">
              <w:tc>
                <w:tcPr>
                  <w:tcW w:w="158" w:type="pct"/>
                </w:tcPr>
                <w:p w14:paraId="630FF3E8" w14:textId="60C468B9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"https://doi.org/10.1016/j.eats.2023.08.007"</w:instrText>
                  </w:r>
                  <w:r w:rsidRPr="00D260D4">
                    <w:rPr>
                      <w:rPrChange w:id="20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5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52755CC1" w14:textId="77777777" w:rsidR="00C72BE2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Arthroscopic Trans-Septal Portal </w:t>
                  </w:r>
                  <w:r>
                    <w:t>o</w:t>
                  </w:r>
                  <w:r w:rsidRPr="00F36050">
                    <w:t xml:space="preserve">f The Knee </w:t>
                  </w:r>
                  <w:r>
                    <w:t>w</w:t>
                  </w:r>
                  <w:r w:rsidRPr="00F36050">
                    <w:t xml:space="preserve">ith Direct Visualization </w:t>
                  </w:r>
                  <w:r>
                    <w:t>a</w:t>
                  </w:r>
                  <w:r w:rsidRPr="00F36050">
                    <w:t xml:space="preserve">nd No Need </w:t>
                  </w:r>
                  <w:r>
                    <w:t>f</w:t>
                  </w:r>
                  <w:r w:rsidRPr="00F36050">
                    <w:t xml:space="preserve">or Posterolateral Portal Creation.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  <w:p w14:paraId="3B15977E" w14:textId="67B5B07D" w:rsidR="00257EC8" w:rsidRPr="00204F74" w:rsidRDefault="00257EC8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00" w:type="pct"/>
                </w:tcPr>
                <w:p w14:paraId="16709560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Nov 2023</w:t>
                  </w:r>
                </w:p>
                <w:p w14:paraId="1ADAED47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3CB7F5C0" w14:textId="749ECB88" w:rsidTr="00F95DB8">
              <w:tc>
                <w:tcPr>
                  <w:tcW w:w="158" w:type="pct"/>
                </w:tcPr>
                <w:p w14:paraId="6550A101" w14:textId="154A829E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"https://doi.org/10.1016/j.eats.2023.04.022"</w:instrText>
                  </w:r>
                  <w:r w:rsidRPr="00D260D4">
                    <w:rPr>
                      <w:rPrChange w:id="21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4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505CB2F7" w14:textId="37AB4018" w:rsidR="00C72BE2" w:rsidRPr="00AD02C1" w:rsidRDefault="00C72BE2" w:rsidP="005834E8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>
                    <w:t>ACL</w:t>
                  </w:r>
                  <w:r w:rsidRPr="00F36050">
                    <w:t xml:space="preserve"> Mucoid Degeneration-Anterior </w:t>
                  </w:r>
                  <w:r>
                    <w:t>a</w:t>
                  </w:r>
                  <w:r w:rsidRPr="00F36050">
                    <w:t xml:space="preserve">nd Posterior Arthroscopic Decompression </w:t>
                  </w:r>
                  <w:r>
                    <w:t>f</w:t>
                  </w:r>
                  <w:r w:rsidRPr="00F36050">
                    <w:t xml:space="preserve">or Combined Knee Flexion-Extension Deficit.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</w:tc>
              <w:tc>
                <w:tcPr>
                  <w:tcW w:w="500" w:type="pct"/>
                </w:tcPr>
                <w:p w14:paraId="781F3600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Aug 2023</w:t>
                  </w:r>
                </w:p>
                <w:p w14:paraId="73251B10" w14:textId="77777777" w:rsidR="00C72BE2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301DBE6C" w14:textId="2AEC4138" w:rsidTr="00F95DB8">
              <w:tc>
                <w:tcPr>
                  <w:tcW w:w="158" w:type="pct"/>
                </w:tcPr>
                <w:p w14:paraId="785B98B8" w14:textId="13B52558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"https://doi.org/10.1007/s00264-023-05868-w"</w:instrText>
                  </w:r>
                  <w:r w:rsidRPr="00D260D4">
                    <w:rPr>
                      <w:rPrChange w:id="22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3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7D701EFD" w14:textId="36D44D81" w:rsidR="00C72BE2" w:rsidRPr="003A6953" w:rsidRDefault="00C72BE2" w:rsidP="005834E8">
                  <w:pPr>
                    <w:framePr w:wrap="around" w:vAnchor="text" w:hAnchor="page" w:xAlign="center" w:y="1"/>
                    <w:suppressOverlap/>
                    <w:rPr>
                      <w:rPrChange w:id="23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F36050">
                    <w:t xml:space="preserve">Incomplete Meniscal Healing </w:t>
                  </w:r>
                  <w:r>
                    <w:t>i</w:t>
                  </w:r>
                  <w:r w:rsidRPr="00F36050">
                    <w:t xml:space="preserve">n Early Second-Look Arthroscopy Does Not Indicate Failure </w:t>
                  </w:r>
                  <w:r>
                    <w:t>o</w:t>
                  </w:r>
                  <w:r w:rsidRPr="00F36050">
                    <w:t xml:space="preserve">f Repair: A Case Series. </w:t>
                  </w:r>
                  <w:r w:rsidR="00D260D4">
                    <w:br/>
                  </w:r>
                  <w:r w:rsidRPr="000B330C">
                    <w:rPr>
                      <w:i/>
                      <w:iCs/>
                    </w:rPr>
                    <w:t>International Orthopaedics</w:t>
                  </w:r>
                </w:p>
              </w:tc>
              <w:tc>
                <w:tcPr>
                  <w:tcW w:w="500" w:type="pct"/>
                </w:tcPr>
                <w:p w14:paraId="60678BB2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>June 2023</w:t>
                  </w:r>
                </w:p>
                <w:p w14:paraId="2A67B160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39EB38FD" w14:textId="33B2B754" w:rsidTr="00F95DB8">
              <w:tc>
                <w:tcPr>
                  <w:tcW w:w="158" w:type="pct"/>
                </w:tcPr>
                <w:p w14:paraId="001F0004" w14:textId="1EC4C86E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"https://doi.org/10.1007/s00276-022-03061-z"</w:instrText>
                  </w:r>
                  <w:r w:rsidRPr="00D260D4">
                    <w:rPr>
                      <w:rPrChange w:id="24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2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3A7F1036" w14:textId="269FADCF" w:rsidR="00C72BE2" w:rsidRPr="003A6953" w:rsidRDefault="00C72BE2" w:rsidP="005834E8">
                  <w:pPr>
                    <w:framePr w:wrap="around" w:vAnchor="text" w:hAnchor="page" w:xAlign="center" w:y="1"/>
                    <w:suppressOverlap/>
                    <w:rPr>
                      <w:rPrChange w:id="25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F36050">
                    <w:t xml:space="preserve">Anatomy Of </w:t>
                  </w:r>
                  <w:r>
                    <w:t>t</w:t>
                  </w:r>
                  <w:r w:rsidRPr="00F36050">
                    <w:t xml:space="preserve">he Greater Palatine Foramen </w:t>
                  </w:r>
                  <w:r>
                    <w:t>a</w:t>
                  </w:r>
                  <w:r w:rsidRPr="00F36050">
                    <w:t xml:space="preserve">nd Canal </w:t>
                  </w:r>
                  <w:r>
                    <w:t>a</w:t>
                  </w:r>
                  <w:r w:rsidRPr="00F36050">
                    <w:t xml:space="preserve">nd Their Clinical Significance </w:t>
                  </w:r>
                  <w:r>
                    <w:t>i</w:t>
                  </w:r>
                  <w:r w:rsidRPr="00F36050">
                    <w:t xml:space="preserve">n Relation </w:t>
                  </w:r>
                  <w:r>
                    <w:t>t</w:t>
                  </w:r>
                  <w:r w:rsidRPr="00F36050">
                    <w:t xml:space="preserve">o </w:t>
                  </w:r>
                  <w:r>
                    <w:t>t</w:t>
                  </w:r>
                  <w:r w:rsidRPr="00F36050">
                    <w:t xml:space="preserve">he Greater Palatine Artery: A Systematic Review </w:t>
                  </w:r>
                  <w:r>
                    <w:t>a</w:t>
                  </w:r>
                  <w:r w:rsidRPr="00F36050">
                    <w:t xml:space="preserve">nd Meta-Analysis.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Surgical And Radiologic Anatomy</w:t>
                  </w:r>
                </w:p>
              </w:tc>
              <w:tc>
                <w:tcPr>
                  <w:tcW w:w="500" w:type="pct"/>
                </w:tcPr>
                <w:p w14:paraId="7F670281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>
                    <w:t>Sep</w:t>
                  </w:r>
                  <w:r w:rsidRPr="000673B7">
                    <w:t xml:space="preserve"> 202</w:t>
                  </w:r>
                  <w:r>
                    <w:t>2</w:t>
                  </w:r>
                </w:p>
                <w:p w14:paraId="63FE2654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C72BE2" w:rsidRPr="003A6953" w14:paraId="637F1BF8" w14:textId="4C7BA72F" w:rsidTr="00F95DB8">
              <w:tc>
                <w:tcPr>
                  <w:tcW w:w="158" w:type="pct"/>
                </w:tcPr>
                <w:p w14:paraId="0FF60845" w14:textId="72FFE82A" w:rsidR="00C72BE2" w:rsidRPr="00D260D4" w:rsidRDefault="00C72BE2" w:rsidP="005834E8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"https://doi.org/10.17219/acem/153004"</w:instrText>
                  </w:r>
                  <w:r w:rsidRPr="00D260D4">
                    <w:rPr>
                      <w:rPrChange w:id="26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1</w:t>
                  </w:r>
                  <w:r w:rsidRPr="00D260D4">
                    <w:fldChar w:fldCharType="end"/>
                  </w:r>
                </w:p>
              </w:tc>
              <w:tc>
                <w:tcPr>
                  <w:tcW w:w="3994" w:type="pct"/>
                </w:tcPr>
                <w:p w14:paraId="716851B4" w14:textId="175ABA3F" w:rsidR="00C72BE2" w:rsidRPr="003A6953" w:rsidRDefault="00C72BE2" w:rsidP="005834E8">
                  <w:pPr>
                    <w:framePr w:wrap="around" w:vAnchor="text" w:hAnchor="page" w:xAlign="center" w:y="1"/>
                    <w:suppressOverlap/>
                  </w:pPr>
                  <w:r w:rsidRPr="00F36050">
                    <w:t xml:space="preserve">Transient Spontaneous Osteonecrosis </w:t>
                  </w:r>
                  <w:r>
                    <w:t>o</w:t>
                  </w:r>
                  <w:r w:rsidRPr="00F36050">
                    <w:t>f The Knee (</w:t>
                  </w:r>
                  <w:r>
                    <w:t>SONK</w:t>
                  </w:r>
                  <w:r w:rsidRPr="00F36050">
                    <w:t>) Shortly After S</w:t>
                  </w:r>
                  <w:r>
                    <w:t>ARS</w:t>
                  </w:r>
                  <w:r w:rsidRPr="00F36050">
                    <w:t>-Co</w:t>
                  </w:r>
                  <w:r>
                    <w:t>V</w:t>
                  </w:r>
                  <w:r w:rsidRPr="00F36050">
                    <w:t xml:space="preserve">-2 Infection: </w:t>
                  </w:r>
                  <w:r>
                    <w:br/>
                  </w:r>
                  <w:r w:rsidRPr="00F36050">
                    <w:t xml:space="preserve">A Report Of 2 Cases.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Advances In Clinical &amp; Experimental Medicine</w:t>
                  </w:r>
                </w:p>
              </w:tc>
              <w:tc>
                <w:tcPr>
                  <w:tcW w:w="500" w:type="pct"/>
                </w:tcPr>
                <w:p w14:paraId="2DD7FCB6" w14:textId="77777777" w:rsidR="00C72BE2" w:rsidRPr="000673B7" w:rsidRDefault="00C72BE2" w:rsidP="005834E8">
                  <w:pPr>
                    <w:pStyle w:val="Small"/>
                    <w:framePr w:wrap="around"/>
                    <w:jc w:val="right"/>
                  </w:pPr>
                  <w:r w:rsidRPr="000673B7">
                    <w:t xml:space="preserve"> </w:t>
                  </w:r>
                  <w:r>
                    <w:t>Aug 2022</w:t>
                  </w:r>
                </w:p>
                <w:p w14:paraId="39C2AD06" w14:textId="77777777" w:rsidR="00C72BE2" w:rsidRPr="00F36050" w:rsidRDefault="00C72BE2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</w:tbl>
          <w:p w14:paraId="42D76EC7" w14:textId="5DB509FB" w:rsidR="007B25FE" w:rsidRPr="003A6953" w:rsidRDefault="007B25FE" w:rsidP="00E6649E"/>
        </w:tc>
        <w:tc>
          <w:tcPr>
            <w:tcW w:w="434" w:type="dxa"/>
            <w:vMerge/>
          </w:tcPr>
          <w:p w14:paraId="3AB13C3B" w14:textId="77777777" w:rsidR="007B25FE" w:rsidRPr="003A6953" w:rsidRDefault="007B25FE" w:rsidP="00C742E0"/>
        </w:tc>
      </w:tr>
      <w:tr w:rsidR="009B7F1F" w:rsidRPr="003A6953" w14:paraId="05635663" w14:textId="77777777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5BDE8D23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0ACC6320" w14:textId="07BC3F8C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518E9475" w14:textId="77777777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 w:val="restart"/>
            <w:shd w:val="clear" w:color="auto" w:fill="FFFFFF" w:themeFill="background1"/>
          </w:tcPr>
          <w:p w14:paraId="55E4A6B3" w14:textId="77777777" w:rsidR="007B25FE" w:rsidRDefault="007B25FE" w:rsidP="00C742E0">
            <w:pPr>
              <w:rPr>
                <w:b/>
                <w:bCs/>
              </w:rPr>
            </w:pPr>
          </w:p>
          <w:p w14:paraId="3FDBF240" w14:textId="77777777" w:rsidR="007B25FE" w:rsidRPr="007B25FE" w:rsidRDefault="007B25FE" w:rsidP="007B25FE"/>
          <w:p w14:paraId="73E95731" w14:textId="77777777" w:rsidR="007B25FE" w:rsidRPr="007B25FE" w:rsidRDefault="007B25FE" w:rsidP="007B25FE"/>
          <w:p w14:paraId="59C2D9C0" w14:textId="77777777" w:rsidR="007B25FE" w:rsidRPr="007B25FE" w:rsidRDefault="007B25FE" w:rsidP="007B25FE"/>
          <w:p w14:paraId="23288AC5" w14:textId="77777777" w:rsidR="007B25FE" w:rsidRPr="007B25FE" w:rsidRDefault="007B25FE" w:rsidP="007B25FE"/>
          <w:p w14:paraId="6560703F" w14:textId="77777777" w:rsidR="007B25FE" w:rsidRPr="007B25FE" w:rsidRDefault="007B25FE" w:rsidP="007B25FE"/>
          <w:p w14:paraId="3FBF0212" w14:textId="77777777" w:rsidR="007B25FE" w:rsidRDefault="007B25FE" w:rsidP="007B25FE">
            <w:pPr>
              <w:rPr>
                <w:b/>
                <w:bCs/>
              </w:rPr>
            </w:pPr>
          </w:p>
          <w:p w14:paraId="50308791" w14:textId="77777777" w:rsidR="007B25FE" w:rsidRPr="007D092C" w:rsidRDefault="007B25FE" w:rsidP="007B25FE"/>
        </w:tc>
        <w:tc>
          <w:tcPr>
            <w:tcW w:w="230" w:type="dxa"/>
            <w:vMerge/>
            <w:shd w:val="clear" w:color="auto" w:fill="FFFFFF" w:themeFill="background1"/>
          </w:tcPr>
          <w:p w14:paraId="2C83DF93" w14:textId="2698D502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700C70DD" w14:textId="77777777" w:rsidR="007B25FE" w:rsidRDefault="007B25FE" w:rsidP="002E4339"/>
          <w:p w14:paraId="5E03755A" w14:textId="6C705C21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7D092C">
              <w:t>Awards</w:t>
            </w:r>
          </w:p>
        </w:tc>
        <w:tc>
          <w:tcPr>
            <w:tcW w:w="434" w:type="dxa"/>
            <w:vMerge w:val="restart"/>
          </w:tcPr>
          <w:p w14:paraId="45B9D669" w14:textId="77777777" w:rsidR="007B25FE" w:rsidRPr="003A6953" w:rsidRDefault="007B25FE" w:rsidP="00C742E0"/>
        </w:tc>
      </w:tr>
      <w:tr w:rsidR="009B7F1F" w:rsidRPr="003A6953" w14:paraId="48A43E83" w14:textId="3C606C44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46A3FD85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32FE1AF8" w14:textId="03D96929" w:rsidR="007B25FE" w:rsidRPr="003A6953" w:rsidRDefault="007B25FE" w:rsidP="00C742E0"/>
        </w:tc>
        <w:tc>
          <w:tcPr>
            <w:tcW w:w="222" w:type="dxa"/>
            <w:vMerge w:val="restart"/>
            <w:shd w:val="clear" w:color="auto" w:fill="4C94D8" w:themeFill="text2" w:themeFillTint="80"/>
          </w:tcPr>
          <w:p w14:paraId="31B77AB1" w14:textId="77777777" w:rsidR="007B25FE" w:rsidRPr="003A6953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1A340AB9" w14:textId="77777777" w:rsidR="007B25FE" w:rsidRPr="007B25FE" w:rsidRDefault="007B25FE" w:rsidP="007B25FE"/>
        </w:tc>
        <w:tc>
          <w:tcPr>
            <w:tcW w:w="230" w:type="dxa"/>
            <w:vMerge/>
            <w:shd w:val="clear" w:color="auto" w:fill="FFFFFF" w:themeFill="background1"/>
          </w:tcPr>
          <w:p w14:paraId="51DF6C84" w14:textId="70CD9758" w:rsidR="007B25FE" w:rsidRPr="003A6953" w:rsidRDefault="007B25FE" w:rsidP="00C742E0">
            <w:pPr>
              <w:rPr>
                <w:b/>
                <w:bCs/>
              </w:rPr>
            </w:pPr>
          </w:p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636"/>
              <w:gridCol w:w="988"/>
            </w:tblGrid>
            <w:tr w:rsidR="002811DE" w:rsidRPr="003A6953" w14:paraId="4557E75C" w14:textId="15B1F803" w:rsidTr="00773998">
              <w:tc>
                <w:tcPr>
                  <w:tcW w:w="4575" w:type="pct"/>
                </w:tcPr>
                <w:p w14:paraId="2E191F9A" w14:textId="31A27CAB" w:rsidR="007B25FE" w:rsidRPr="003A6953" w:rsidRDefault="007B25FE" w:rsidP="005834E8">
                  <w:pPr>
                    <w:framePr w:wrap="around" w:vAnchor="text" w:hAnchor="page" w:xAlign="center" w:y="1"/>
                    <w:suppressOverlap/>
                  </w:pPr>
                  <w:r w:rsidRPr="003A6953">
                    <w:rPr>
                      <w:b/>
                      <w:bCs/>
                    </w:rPr>
                    <w:t>Rector’s Scholarship for Best Students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Jagiellonian University Medical College</w:t>
                  </w:r>
                </w:p>
                <w:p w14:paraId="10364138" w14:textId="77777777" w:rsidR="007B25FE" w:rsidRDefault="007B25FE" w:rsidP="00257EC8">
                  <w:pPr>
                    <w:pStyle w:val="Normal-List1"/>
                  </w:pPr>
                  <w:r w:rsidRPr="003A6953">
                    <w:t>Awarded on the basis of outstanding scientific achievements</w:t>
                  </w:r>
                  <w:r>
                    <w:t xml:space="preserve"> during 5</w:t>
                  </w:r>
                  <w:r w:rsidRPr="008872ED">
                    <w:rPr>
                      <w:vertAlign w:val="superscript"/>
                    </w:rPr>
                    <w:t>th</w:t>
                  </w:r>
                  <w:r>
                    <w:t xml:space="preserve"> year of studies (4.84/5.00 GPA)</w:t>
                  </w:r>
                </w:p>
                <w:p w14:paraId="261D1914" w14:textId="6D1CD2EB" w:rsidR="007B25FE" w:rsidRPr="007D092C" w:rsidRDefault="007B25FE" w:rsidP="005834E8">
                  <w:pPr>
                    <w:pStyle w:val="ListParagraph"/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25" w:type="pct"/>
                </w:tcPr>
                <w:p w14:paraId="657DFBBA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  <w:r w:rsidRPr="003A6953">
                    <w:t>2025</w:t>
                  </w:r>
                </w:p>
                <w:p w14:paraId="1EAFEF08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2811DE" w:rsidRPr="003A6953" w14:paraId="223ED889" w14:textId="59D975E5" w:rsidTr="00773998">
              <w:tc>
                <w:tcPr>
                  <w:tcW w:w="4575" w:type="pct"/>
                </w:tcPr>
                <w:p w14:paraId="58539F1E" w14:textId="3A92E924" w:rsidR="007B25FE" w:rsidRPr="003A6953" w:rsidRDefault="007B25FE" w:rsidP="005834E8">
                  <w:pPr>
                    <w:framePr w:wrap="around" w:vAnchor="text" w:hAnchor="page" w:xAlign="center" w:y="1"/>
                    <w:suppressOverlap/>
                  </w:pPr>
                  <w:r w:rsidRPr="008872ED">
                    <w:rPr>
                      <w:b/>
                      <w:bCs/>
                    </w:rPr>
                    <w:t>Presidential Scholarship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Boston College</w:t>
                  </w:r>
                </w:p>
                <w:p w14:paraId="5B62879F" w14:textId="77777777" w:rsidR="007B25FE" w:rsidRDefault="007B25FE" w:rsidP="0094275D">
                  <w:pPr>
                    <w:pStyle w:val="Normal-List1"/>
                  </w:pPr>
                  <w:r w:rsidRPr="003A6953">
                    <w:t>Awarded on the basis of high school academic achievements</w:t>
                  </w:r>
                  <w:r>
                    <w:t xml:space="preserve"> (15 students awarded full scholarship)</w:t>
                  </w:r>
                </w:p>
                <w:p w14:paraId="3E56C7E1" w14:textId="7B4C2D2C" w:rsidR="007B25FE" w:rsidRPr="007D092C" w:rsidRDefault="007B25FE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25" w:type="pct"/>
                </w:tcPr>
                <w:p w14:paraId="2D2EF6CC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  <w:r w:rsidRPr="003A6953">
                    <w:t>2016</w:t>
                  </w:r>
                </w:p>
                <w:p w14:paraId="50CF9D80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2811DE" w:rsidRPr="003A6953" w14:paraId="299E3F8B" w14:textId="5FBBA90A" w:rsidTr="00773998">
              <w:tc>
                <w:tcPr>
                  <w:tcW w:w="4575" w:type="pct"/>
                </w:tcPr>
                <w:p w14:paraId="6005B26B" w14:textId="22709DEC" w:rsidR="007B25FE" w:rsidRPr="003A6953" w:rsidRDefault="007B25FE" w:rsidP="005834E8">
                  <w:pPr>
                    <w:framePr w:wrap="around" w:vAnchor="text" w:hAnchor="page" w:xAlign="center" w:y="1"/>
                    <w:suppressOverlap/>
                  </w:pPr>
                  <w:r w:rsidRPr="008872ED">
                    <w:rPr>
                      <w:b/>
                      <w:bCs/>
                    </w:rPr>
                    <w:t xml:space="preserve">National Merit </w:t>
                  </w:r>
                  <w:r>
                    <w:rPr>
                      <w:b/>
                      <w:bCs/>
                    </w:rPr>
                    <w:t>Scholarship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Sachem High School East</w:t>
                  </w:r>
                </w:p>
                <w:p w14:paraId="1BCD42B9" w14:textId="210781B5" w:rsidR="00863384" w:rsidRPr="0094275D" w:rsidRDefault="007B25FE" w:rsidP="0094275D">
                  <w:pPr>
                    <w:pStyle w:val="Normal-List1"/>
                  </w:pPr>
                  <w:r w:rsidRPr="0094275D">
                    <w:t>Awarded on the basis of SAT score</w:t>
                  </w:r>
                </w:p>
                <w:p w14:paraId="352F8D2C" w14:textId="3D05C53F" w:rsidR="00AA1F2E" w:rsidRPr="0094275D" w:rsidRDefault="00AA1F2E" w:rsidP="00257EC8">
                  <w:pPr>
                    <w:pStyle w:val="Normal-List2"/>
                    <w:framePr w:wrap="around"/>
                  </w:pPr>
                  <w:r w:rsidRPr="0094275D">
                    <w:t>Total SAT Score: 2340/2400</w:t>
                  </w:r>
                </w:p>
                <w:p w14:paraId="66E9E6FF" w14:textId="2D154021" w:rsidR="007B25FE" w:rsidRPr="0094275D" w:rsidRDefault="00AA1F2E" w:rsidP="00863384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  <w:rPr>
                      <w:sz w:val="18"/>
                      <w:szCs w:val="16"/>
                    </w:rPr>
                  </w:pPr>
                  <w:r w:rsidRPr="0094275D">
                    <w:rPr>
                      <w:sz w:val="18"/>
                      <w:szCs w:val="16"/>
                    </w:rPr>
                    <w:t xml:space="preserve">Critical </w:t>
                  </w:r>
                  <w:r w:rsidR="00863384" w:rsidRPr="0094275D">
                    <w:rPr>
                      <w:sz w:val="18"/>
                      <w:szCs w:val="16"/>
                    </w:rPr>
                    <w:t>Reading: 760/800 (99</w:t>
                  </w:r>
                  <w:r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="00863384"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  <w:p w14:paraId="71A0C4CC" w14:textId="4B5AD041" w:rsidR="00863384" w:rsidRPr="0094275D" w:rsidRDefault="00863384" w:rsidP="00863384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  <w:rPr>
                      <w:sz w:val="18"/>
                      <w:szCs w:val="16"/>
                    </w:rPr>
                  </w:pPr>
                  <w:r w:rsidRPr="0094275D">
                    <w:rPr>
                      <w:sz w:val="18"/>
                      <w:szCs w:val="16"/>
                    </w:rPr>
                    <w:t>Mathematics: 780/800 (9</w:t>
                  </w:r>
                  <w:r w:rsidR="00AA1F2E" w:rsidRPr="0094275D">
                    <w:rPr>
                      <w:sz w:val="18"/>
                      <w:szCs w:val="16"/>
                    </w:rPr>
                    <w:t>8</w:t>
                  </w:r>
                  <w:r w:rsidR="00AA1F2E"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  <w:p w14:paraId="559AAAFB" w14:textId="48DE90C0" w:rsidR="00863384" w:rsidRPr="003A6953" w:rsidRDefault="00863384" w:rsidP="00863384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</w:pPr>
                  <w:r w:rsidRPr="0094275D">
                    <w:rPr>
                      <w:sz w:val="18"/>
                      <w:szCs w:val="16"/>
                    </w:rPr>
                    <w:t>Writing: 800/800</w:t>
                  </w:r>
                  <w:r w:rsidR="00AA1F2E" w:rsidRPr="0094275D">
                    <w:rPr>
                      <w:sz w:val="18"/>
                      <w:szCs w:val="16"/>
                    </w:rPr>
                    <w:t xml:space="preserve"> (&gt; 99</w:t>
                  </w:r>
                  <w:r w:rsidR="00AA1F2E"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="00AA1F2E"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</w:tc>
              <w:tc>
                <w:tcPr>
                  <w:tcW w:w="425" w:type="pct"/>
                </w:tcPr>
                <w:p w14:paraId="7DBEBCFB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  <w:r w:rsidRPr="003A6953">
                    <w:t>2012</w:t>
                  </w:r>
                </w:p>
                <w:p w14:paraId="12DDF388" w14:textId="77777777" w:rsidR="007B25FE" w:rsidRPr="003A6953" w:rsidRDefault="007B25FE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</w:tbl>
          <w:p w14:paraId="73F63D8D" w14:textId="4E3A6D5E" w:rsidR="007B25FE" w:rsidRPr="003A6953" w:rsidRDefault="007B25FE" w:rsidP="00C742E0"/>
        </w:tc>
        <w:tc>
          <w:tcPr>
            <w:tcW w:w="434" w:type="dxa"/>
            <w:vMerge/>
          </w:tcPr>
          <w:p w14:paraId="5A263575" w14:textId="77777777" w:rsidR="007B25FE" w:rsidRPr="003A6953" w:rsidRDefault="007B25FE" w:rsidP="00C742E0"/>
        </w:tc>
      </w:tr>
      <w:tr w:rsidR="009B7F1F" w:rsidRPr="003A6953" w14:paraId="7AD1CF64" w14:textId="77777777" w:rsidTr="009B7F1F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5BF43CAA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3864" w:type="dxa"/>
            <w:vMerge/>
            <w:shd w:val="clear" w:color="auto" w:fill="4C94D8" w:themeFill="text2" w:themeFillTint="80"/>
            <w:vAlign w:val="center"/>
          </w:tcPr>
          <w:p w14:paraId="43C82C7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4C94D8" w:themeFill="text2" w:themeFillTint="80"/>
          </w:tcPr>
          <w:p w14:paraId="715F6C02" w14:textId="77777777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712132F2" w14:textId="77777777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74BF7632" w14:textId="598C2982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  <w:vAlign w:val="center"/>
          </w:tcPr>
          <w:tbl>
            <w:tblPr>
              <w:tblStyle w:val="TableGrid"/>
              <w:tblW w:w="5000" w:type="pct"/>
              <w:tblCellMar>
                <w:top w:w="72" w:type="dxa"/>
                <w:bottom w:w="72" w:type="dxa"/>
              </w:tblCellMar>
              <w:tblLook w:val="04A0" w:firstRow="1" w:lastRow="0" w:firstColumn="1" w:lastColumn="0" w:noHBand="0" w:noVBand="1"/>
            </w:tblPr>
            <w:tblGrid>
              <w:gridCol w:w="10903"/>
              <w:gridCol w:w="721"/>
            </w:tblGrid>
            <w:tr w:rsidR="007B25FE" w:rsidRPr="00433957" w14:paraId="5D8B6B3F" w14:textId="77777777" w:rsidTr="000B330C">
              <w:tc>
                <w:tcPr>
                  <w:tcW w:w="5000" w:type="pct"/>
                  <w:gridSpan w:val="2"/>
                </w:tcPr>
                <w:p w14:paraId="158FF444" w14:textId="77777777" w:rsidR="00E6649E" w:rsidRDefault="00E6649E" w:rsidP="005834E8">
                  <w:pPr>
                    <w:framePr w:wrap="around" w:vAnchor="text" w:hAnchor="page" w:xAlign="center" w:y="1"/>
                    <w:suppressOverlap/>
                  </w:pPr>
                </w:p>
                <w:p w14:paraId="20364896" w14:textId="50AD9534" w:rsidR="007B25FE" w:rsidRPr="00FC59AC" w:rsidRDefault="007B25FE" w:rsidP="0094275D">
                  <w:pPr>
                    <w:pStyle w:val="Heading1"/>
                    <w:framePr w:wrap="around"/>
                  </w:pPr>
                  <w:r>
                    <w:t>Presentations</w:t>
                  </w:r>
                </w:p>
              </w:tc>
            </w:tr>
            <w:tr w:rsidR="002811DE" w:rsidRPr="00433957" w14:paraId="6BD5AA2B" w14:textId="77777777" w:rsidTr="000B330C">
              <w:trPr>
                <w:trHeight w:val="279"/>
              </w:trPr>
              <w:tc>
                <w:tcPr>
                  <w:tcW w:w="4690" w:type="pct"/>
                </w:tcPr>
                <w:p w14:paraId="29DE28C2" w14:textId="7DD6C7AD" w:rsidR="007B25FE" w:rsidRPr="000B330C" w:rsidRDefault="007B25FE" w:rsidP="0094275D">
                  <w:pPr>
                    <w:pStyle w:val="Heading2"/>
                    <w:framePr w:wrap="around"/>
                  </w:pPr>
                  <w:r>
                    <w:t>Posters Presented</w:t>
                  </w:r>
                </w:p>
              </w:tc>
              <w:tc>
                <w:tcPr>
                  <w:tcW w:w="310" w:type="pct"/>
                </w:tcPr>
                <w:p w14:paraId="4ACE6A6D" w14:textId="16E89E7C" w:rsidR="000B330C" w:rsidRPr="00433957" w:rsidRDefault="000B330C" w:rsidP="005834E8">
                  <w:pPr>
                    <w:framePr w:wrap="around" w:vAnchor="text" w:hAnchor="page" w:xAlign="center" w:y="1"/>
                    <w:suppressOverlap/>
                  </w:pPr>
                </w:p>
              </w:tc>
            </w:tr>
            <w:tr w:rsidR="000B330C" w:rsidRPr="00433957" w14:paraId="71377A2C" w14:textId="77777777" w:rsidTr="00773998">
              <w:trPr>
                <w:trHeight w:val="396"/>
              </w:trPr>
              <w:tc>
                <w:tcPr>
                  <w:tcW w:w="4690" w:type="pct"/>
                </w:tcPr>
                <w:p w14:paraId="47A989D0" w14:textId="250EB56B" w:rsidR="00AA1F2E" w:rsidRPr="00AA1F2E" w:rsidRDefault="00AA1F2E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AA1F2E">
                    <w:t xml:space="preserve">Arthroscopic Cystectomy </w:t>
                  </w:r>
                  <w:r>
                    <w:t>a</w:t>
                  </w:r>
                  <w:r w:rsidRPr="00AA1F2E">
                    <w:t xml:space="preserve">nd Valve Excision </w:t>
                  </w:r>
                  <w:r>
                    <w:t>o</w:t>
                  </w:r>
                  <w:r w:rsidRPr="00AA1F2E">
                    <w:t xml:space="preserve">f Popliteal Cysts Complemented </w:t>
                  </w:r>
                  <w:r>
                    <w:t>w</w:t>
                  </w:r>
                  <w:r w:rsidRPr="00AA1F2E">
                    <w:t xml:space="preserve">ith Management </w:t>
                  </w:r>
                  <w:r>
                    <w:t>o</w:t>
                  </w:r>
                  <w:r w:rsidRPr="00AA1F2E">
                    <w:t xml:space="preserve">f </w:t>
                  </w:r>
                </w:p>
                <w:p w14:paraId="4E18D7D0" w14:textId="129CF281" w:rsidR="00AA1F2E" w:rsidRPr="00AA1F2E" w:rsidRDefault="00AA1F2E" w:rsidP="00AA1F2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 w:rsidRPr="00AA1F2E">
                    <w:t xml:space="preserve">Intra-Articular Pathologies: Low Recurrence Rate </w:t>
                  </w:r>
                  <w:r>
                    <w:t>a</w:t>
                  </w:r>
                  <w:r w:rsidRPr="00AA1F2E">
                    <w:t xml:space="preserve">nd Good Functional Outcomes </w:t>
                  </w:r>
                  <w:r>
                    <w:t>i</w:t>
                  </w:r>
                  <w:r w:rsidRPr="00AA1F2E">
                    <w:t xml:space="preserve">n A Series </w:t>
                  </w:r>
                  <w:r>
                    <w:t>o</w:t>
                  </w:r>
                  <w:r w:rsidRPr="00AA1F2E">
                    <w:t>f Ninety-Seven Cases</w:t>
                  </w:r>
                </w:p>
                <w:p w14:paraId="553B1981" w14:textId="2A1C2BF1" w:rsidR="000B330C" w:rsidRPr="000B330C" w:rsidRDefault="00AA1F2E" w:rsidP="00AA1F2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 w:rsidRPr="00AA1F2E">
                    <w:t>21st ESSKA Congress 2024 | Milan, Italy</w:t>
                  </w:r>
                </w:p>
              </w:tc>
              <w:tc>
                <w:tcPr>
                  <w:tcW w:w="310" w:type="pct"/>
                </w:tcPr>
                <w:p w14:paraId="574E4846" w14:textId="5F60815C" w:rsidR="000B330C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2024</w:t>
                  </w:r>
                </w:p>
              </w:tc>
            </w:tr>
            <w:tr w:rsidR="000B330C" w:rsidRPr="00433957" w14:paraId="4E18C822" w14:textId="77777777" w:rsidTr="00773998">
              <w:tc>
                <w:tcPr>
                  <w:tcW w:w="4690" w:type="pct"/>
                </w:tcPr>
                <w:p w14:paraId="1B485382" w14:textId="727C506C" w:rsidR="00AA1F2E" w:rsidRDefault="00AA1F2E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>
                    <w:t xml:space="preserve">Incomplete Meniscal Healing </w:t>
                  </w:r>
                  <w:r>
                    <w:t>i</w:t>
                  </w:r>
                  <w:r>
                    <w:t xml:space="preserve">n Early Second-Look Arthroscopy Does Not Indicate Failure </w:t>
                  </w:r>
                  <w:r>
                    <w:t>o</w:t>
                  </w:r>
                  <w:r>
                    <w:t xml:space="preserve">f Repair: A Case Series </w:t>
                  </w:r>
                </w:p>
                <w:p w14:paraId="0C31084E" w14:textId="40B8503C" w:rsidR="000B330C" w:rsidRDefault="00AA1F2E" w:rsidP="00AA1F2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>
                    <w:t>21st ESSKA Congress 2024 | Milan, Italy</w:t>
                  </w:r>
                </w:p>
              </w:tc>
              <w:tc>
                <w:tcPr>
                  <w:tcW w:w="310" w:type="pct"/>
                </w:tcPr>
                <w:p w14:paraId="501844EB" w14:textId="2CD1649D" w:rsidR="000B330C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2024</w:t>
                  </w:r>
                </w:p>
              </w:tc>
            </w:tr>
            <w:tr w:rsidR="000B330C" w14:paraId="0E92045C" w14:textId="77777777" w:rsidTr="00773998">
              <w:tc>
                <w:tcPr>
                  <w:tcW w:w="4690" w:type="pct"/>
                </w:tcPr>
                <w:p w14:paraId="13A17A30" w14:textId="52155826" w:rsidR="000B330C" w:rsidRDefault="000B330C" w:rsidP="0094275D">
                  <w:pPr>
                    <w:pStyle w:val="Heading2"/>
                    <w:framePr w:wrap="around"/>
                  </w:pPr>
                  <w:r>
                    <w:t>Co-Authored Posters</w:t>
                  </w:r>
                </w:p>
              </w:tc>
              <w:tc>
                <w:tcPr>
                  <w:tcW w:w="310" w:type="pct"/>
                </w:tcPr>
                <w:p w14:paraId="34D94753" w14:textId="77777777" w:rsidR="000B330C" w:rsidRDefault="000B330C" w:rsidP="005834E8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2811DE" w14:paraId="2A52C033" w14:textId="77777777" w:rsidTr="00773998">
              <w:tc>
                <w:tcPr>
                  <w:tcW w:w="4690" w:type="pct"/>
                </w:tcPr>
                <w:p w14:paraId="2D72D9DD" w14:textId="4B5CBDB0" w:rsidR="007B25FE" w:rsidRPr="00A04002" w:rsidRDefault="00AA1F2E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>nd Endoscopic Stepwise Release</w:t>
                  </w:r>
                  <w:r>
                    <w:t xml:space="preserve"> – </w:t>
                  </w:r>
                  <w:r w:rsidRPr="00F36050">
                    <w:t>A Case Series</w:t>
                  </w:r>
                  <w:r>
                    <w:t xml:space="preserve"> </w:t>
                  </w:r>
                  <w:r w:rsidR="00C06A47">
                    <w:br/>
                  </w:r>
                  <w:r w:rsidR="007B25FE" w:rsidRPr="00CD1392">
                    <w:t>21</w:t>
                  </w:r>
                  <w:r w:rsidR="007B25FE" w:rsidRPr="00C06A47">
                    <w:rPr>
                      <w:vertAlign w:val="superscript"/>
                    </w:rPr>
                    <w:t>st</w:t>
                  </w:r>
                  <w:r w:rsidR="007B25FE" w:rsidRPr="00CD1392">
                    <w:t xml:space="preserve"> ESSKA Congress | Milan, Italy</w:t>
                  </w:r>
                </w:p>
              </w:tc>
              <w:tc>
                <w:tcPr>
                  <w:tcW w:w="310" w:type="pct"/>
                </w:tcPr>
                <w:p w14:paraId="2A1CB4D9" w14:textId="4D839136" w:rsidR="007B25FE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2024</w:t>
                  </w:r>
                </w:p>
              </w:tc>
            </w:tr>
            <w:tr w:rsidR="000B330C" w14:paraId="137E5EDE" w14:textId="77777777" w:rsidTr="00773998">
              <w:tc>
                <w:tcPr>
                  <w:tcW w:w="4690" w:type="pct"/>
                </w:tcPr>
                <w:p w14:paraId="657C12C9" w14:textId="4D105EA3" w:rsidR="000B330C" w:rsidRPr="000B330C" w:rsidRDefault="000B330C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CD1392">
                    <w:t>Lateral femoral impaction fractures during an ACL tear extend posteriorly on the weight-bearing area of the tibiofemoral joint</w:t>
                  </w:r>
                  <w:r w:rsidR="00C06A47">
                    <w:br/>
                  </w:r>
                  <w:r w:rsidRPr="00CD1392">
                    <w:t>21</w:t>
                  </w:r>
                  <w:r w:rsidRPr="00C06A47">
                    <w:rPr>
                      <w:vertAlign w:val="superscript"/>
                    </w:rPr>
                    <w:t>st</w:t>
                  </w:r>
                  <w:r w:rsidRPr="00CD1392">
                    <w:t xml:space="preserve"> ESSKA Congress | Milan, Italy</w:t>
                  </w:r>
                </w:p>
              </w:tc>
              <w:tc>
                <w:tcPr>
                  <w:tcW w:w="310" w:type="pct"/>
                </w:tcPr>
                <w:p w14:paraId="63E99823" w14:textId="367B9EB0" w:rsidR="000B330C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2024</w:t>
                  </w:r>
                </w:p>
              </w:tc>
            </w:tr>
            <w:tr w:rsidR="000B330C" w14:paraId="2D1F9613" w14:textId="77777777" w:rsidTr="00773998">
              <w:tc>
                <w:tcPr>
                  <w:tcW w:w="4690" w:type="pct"/>
                </w:tcPr>
                <w:p w14:paraId="3920AF39" w14:textId="62DFFB42" w:rsidR="000B330C" w:rsidRPr="00CD1392" w:rsidRDefault="00AA1F2E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>nd Endoscopic Stepwise Release</w:t>
                  </w:r>
                  <w:r>
                    <w:t xml:space="preserve"> – </w:t>
                  </w:r>
                  <w:r w:rsidRPr="00F36050">
                    <w:t>A Case Series</w:t>
                  </w:r>
                  <w:r>
                    <w:t xml:space="preserve"> </w:t>
                  </w:r>
                  <w:r w:rsidR="00C06A47">
                    <w:br/>
                  </w:r>
                  <w:r w:rsidR="000B330C" w:rsidRPr="00CD1392">
                    <w:t>ISAKOS Congress 2025 | Munich, Germany</w:t>
                  </w:r>
                </w:p>
              </w:tc>
              <w:tc>
                <w:tcPr>
                  <w:tcW w:w="310" w:type="pct"/>
                </w:tcPr>
                <w:p w14:paraId="35EF01AA" w14:textId="72F00313" w:rsidR="000B330C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2025</w:t>
                  </w:r>
                </w:p>
              </w:tc>
            </w:tr>
            <w:tr w:rsidR="000B330C" w14:paraId="2CFE0983" w14:textId="77777777" w:rsidTr="00773998">
              <w:tc>
                <w:tcPr>
                  <w:tcW w:w="4690" w:type="pct"/>
                </w:tcPr>
                <w:p w14:paraId="24574ED0" w14:textId="7F4FF413" w:rsidR="000B330C" w:rsidRPr="00CD1392" w:rsidRDefault="000B330C" w:rsidP="00AA1F2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CD1392">
                    <w:t>Lateral femoral impaction fractures during an ACL tear extend posteriorly on the weight-bearing area of the tibiofemoral joint</w:t>
                  </w:r>
                  <w:r w:rsidR="00C06A47">
                    <w:br/>
                  </w:r>
                  <w:r w:rsidRPr="00CD1392">
                    <w:t>ISAKOS Congress 2025 | Munich, Germany</w:t>
                  </w:r>
                </w:p>
              </w:tc>
              <w:tc>
                <w:tcPr>
                  <w:tcW w:w="310" w:type="pct"/>
                </w:tcPr>
                <w:p w14:paraId="44773A22" w14:textId="162CA56A" w:rsidR="000B330C" w:rsidRDefault="00D260D4" w:rsidP="005834E8">
                  <w:pPr>
                    <w:pStyle w:val="Small"/>
                    <w:framePr w:wrap="around"/>
                    <w:jc w:val="right"/>
                  </w:pPr>
                  <w:r>
                    <w:t>2025</w:t>
                  </w:r>
                </w:p>
              </w:tc>
            </w:tr>
          </w:tbl>
          <w:p w14:paraId="70264489" w14:textId="77777777" w:rsidR="007B25FE" w:rsidRDefault="007B25FE" w:rsidP="00FC59AC"/>
        </w:tc>
        <w:tc>
          <w:tcPr>
            <w:tcW w:w="434" w:type="dxa"/>
            <w:vMerge/>
            <w:vAlign w:val="center"/>
          </w:tcPr>
          <w:p w14:paraId="07203D06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2811DE" w:rsidRPr="003A6953" w14:paraId="1FF0ED06" w14:textId="77777777" w:rsidTr="009B7F1F">
        <w:trPr>
          <w:trHeight w:val="243"/>
        </w:trPr>
        <w:tc>
          <w:tcPr>
            <w:tcW w:w="4308" w:type="dxa"/>
            <w:gridSpan w:val="3"/>
            <w:shd w:val="clear" w:color="auto" w:fill="4C94D8" w:themeFill="text2" w:themeFillTint="80"/>
          </w:tcPr>
          <w:p w14:paraId="069816BC" w14:textId="77777777" w:rsidR="007B25FE" w:rsidRPr="0029656D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shd w:val="clear" w:color="auto" w:fill="FFFFFF" w:themeFill="background1"/>
          </w:tcPr>
          <w:p w14:paraId="6C5765AE" w14:textId="77777777" w:rsidR="007B25FE" w:rsidRPr="003A6953" w:rsidRDefault="007B25FE" w:rsidP="00BE2F84"/>
        </w:tc>
        <w:tc>
          <w:tcPr>
            <w:tcW w:w="12288" w:type="dxa"/>
            <w:gridSpan w:val="3"/>
            <w:shd w:val="clear" w:color="auto" w:fill="FFFFFF" w:themeFill="background1"/>
          </w:tcPr>
          <w:p w14:paraId="6A56D331" w14:textId="32B5E31F" w:rsidR="007B25FE" w:rsidRPr="007B25FE" w:rsidRDefault="007B25FE" w:rsidP="007B25FE">
            <w:pPr>
              <w:tabs>
                <w:tab w:val="left" w:pos="3231"/>
              </w:tabs>
            </w:pPr>
          </w:p>
        </w:tc>
      </w:tr>
    </w:tbl>
    <w:p w14:paraId="7CE6D19A" w14:textId="10D4145E" w:rsidR="00487F3B" w:rsidRDefault="00487F3B" w:rsidP="0029656D"/>
    <w:p w14:paraId="240435CB" w14:textId="77777777" w:rsidR="00F323F2" w:rsidRPr="003A6953" w:rsidRDefault="00F323F2" w:rsidP="0029656D"/>
    <w:p w14:paraId="4044488F" w14:textId="77777777" w:rsidR="00487F3B" w:rsidRPr="003A6953" w:rsidRDefault="00487F3B" w:rsidP="0029656D"/>
    <w:p w14:paraId="190E6AA9" w14:textId="0C50D96D" w:rsidR="00487F3B" w:rsidRPr="003A6953" w:rsidRDefault="00487F3B" w:rsidP="0029656D"/>
    <w:p w14:paraId="039F2B68" w14:textId="77777777" w:rsidR="00487F3B" w:rsidRPr="003A6953" w:rsidRDefault="00487F3B" w:rsidP="0029656D"/>
    <w:sectPr w:rsidR="00487F3B" w:rsidRPr="003A6953" w:rsidSect="000E3132">
      <w:pgSz w:w="16838" w:h="23811" w:code="8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3AE6B" w14:textId="77777777" w:rsidR="00562128" w:rsidRDefault="00562128" w:rsidP="0029656D">
      <w:r>
        <w:separator/>
      </w:r>
    </w:p>
  </w:endnote>
  <w:endnote w:type="continuationSeparator" w:id="0">
    <w:p w14:paraId="09ED29F9" w14:textId="77777777" w:rsidR="00562128" w:rsidRDefault="00562128" w:rsidP="00296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707B1" w14:textId="77777777" w:rsidR="00562128" w:rsidRDefault="00562128" w:rsidP="0029656D">
      <w:r>
        <w:separator/>
      </w:r>
    </w:p>
  </w:footnote>
  <w:footnote w:type="continuationSeparator" w:id="0">
    <w:p w14:paraId="4EF78312" w14:textId="77777777" w:rsidR="00562128" w:rsidRDefault="00562128" w:rsidP="00296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353"/>
    <w:multiLevelType w:val="hybridMultilevel"/>
    <w:tmpl w:val="810C27A2"/>
    <w:lvl w:ilvl="0" w:tplc="6C5807AA">
      <w:start w:val="3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3396D"/>
    <w:multiLevelType w:val="hybridMultilevel"/>
    <w:tmpl w:val="917CB386"/>
    <w:lvl w:ilvl="0" w:tplc="0120A90A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B1EBA"/>
    <w:multiLevelType w:val="hybridMultilevel"/>
    <w:tmpl w:val="5BF41938"/>
    <w:lvl w:ilvl="0" w:tplc="AEF2E576">
      <w:start w:val="1"/>
      <w:numFmt w:val="bullet"/>
      <w:lvlText w:val=""/>
      <w:lvlJc w:val="left"/>
      <w:pPr>
        <w:ind w:left="41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2D409DF"/>
    <w:multiLevelType w:val="hybridMultilevel"/>
    <w:tmpl w:val="371E0702"/>
    <w:lvl w:ilvl="0" w:tplc="A43402B6">
      <w:start w:val="3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C1E90"/>
    <w:multiLevelType w:val="hybridMultilevel"/>
    <w:tmpl w:val="4392AB9E"/>
    <w:lvl w:ilvl="0" w:tplc="CEA662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836B6"/>
    <w:multiLevelType w:val="hybridMultilevel"/>
    <w:tmpl w:val="F83C9D8A"/>
    <w:lvl w:ilvl="0" w:tplc="3460938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359C9"/>
    <w:multiLevelType w:val="hybridMultilevel"/>
    <w:tmpl w:val="1DF21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532C7"/>
    <w:multiLevelType w:val="hybridMultilevel"/>
    <w:tmpl w:val="5E427078"/>
    <w:lvl w:ilvl="0" w:tplc="C44E7B3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C1B6D"/>
    <w:multiLevelType w:val="hybridMultilevel"/>
    <w:tmpl w:val="6F045B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31E6"/>
    <w:multiLevelType w:val="hybridMultilevel"/>
    <w:tmpl w:val="1CFC45C0"/>
    <w:lvl w:ilvl="0" w:tplc="EBFA5F44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1584"/>
    <w:multiLevelType w:val="hybridMultilevel"/>
    <w:tmpl w:val="2A683788"/>
    <w:lvl w:ilvl="0" w:tplc="3F50597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31F2F"/>
    <w:multiLevelType w:val="hybridMultilevel"/>
    <w:tmpl w:val="897CF7E8"/>
    <w:lvl w:ilvl="0" w:tplc="2B04BA52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438E4"/>
    <w:multiLevelType w:val="hybridMultilevel"/>
    <w:tmpl w:val="FEE8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43DD2"/>
    <w:multiLevelType w:val="hybridMultilevel"/>
    <w:tmpl w:val="927AD22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061CB"/>
    <w:multiLevelType w:val="hybridMultilevel"/>
    <w:tmpl w:val="EBFA6E44"/>
    <w:lvl w:ilvl="0" w:tplc="B50C3530"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D7905"/>
    <w:multiLevelType w:val="hybridMultilevel"/>
    <w:tmpl w:val="4128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531E7"/>
    <w:multiLevelType w:val="hybridMultilevel"/>
    <w:tmpl w:val="6F045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240672">
    <w:abstractNumId w:val="15"/>
  </w:num>
  <w:num w:numId="2" w16cid:durableId="232156246">
    <w:abstractNumId w:val="15"/>
  </w:num>
  <w:num w:numId="3" w16cid:durableId="871961013">
    <w:abstractNumId w:val="15"/>
  </w:num>
  <w:num w:numId="4" w16cid:durableId="1124153072">
    <w:abstractNumId w:val="11"/>
  </w:num>
  <w:num w:numId="5" w16cid:durableId="1924609959">
    <w:abstractNumId w:val="8"/>
  </w:num>
  <w:num w:numId="6" w16cid:durableId="188642017">
    <w:abstractNumId w:val="1"/>
  </w:num>
  <w:num w:numId="7" w16cid:durableId="1077871915">
    <w:abstractNumId w:val="10"/>
  </w:num>
  <w:num w:numId="8" w16cid:durableId="505368671">
    <w:abstractNumId w:val="5"/>
  </w:num>
  <w:num w:numId="9" w16cid:durableId="786586822">
    <w:abstractNumId w:val="2"/>
  </w:num>
  <w:num w:numId="10" w16cid:durableId="1696736350">
    <w:abstractNumId w:val="7"/>
  </w:num>
  <w:num w:numId="11" w16cid:durableId="1293632534">
    <w:abstractNumId w:val="0"/>
  </w:num>
  <w:num w:numId="12" w16cid:durableId="707264750">
    <w:abstractNumId w:val="3"/>
  </w:num>
  <w:num w:numId="13" w16cid:durableId="1108505993">
    <w:abstractNumId w:val="4"/>
  </w:num>
  <w:num w:numId="14" w16cid:durableId="933631677">
    <w:abstractNumId w:val="14"/>
  </w:num>
  <w:num w:numId="15" w16cid:durableId="326135572">
    <w:abstractNumId w:val="17"/>
  </w:num>
  <w:num w:numId="16" w16cid:durableId="1797023467">
    <w:abstractNumId w:val="6"/>
  </w:num>
  <w:num w:numId="17" w16cid:durableId="11346893">
    <w:abstractNumId w:val="12"/>
  </w:num>
  <w:num w:numId="18" w16cid:durableId="350494400">
    <w:abstractNumId w:val="16"/>
  </w:num>
  <w:num w:numId="19" w16cid:durableId="2143115617">
    <w:abstractNumId w:val="18"/>
  </w:num>
  <w:num w:numId="20" w16cid:durableId="1469738463">
    <w:abstractNumId w:val="9"/>
  </w:num>
  <w:num w:numId="21" w16cid:durableId="1580483382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ng Kim">
    <w15:presenceInfo w15:providerId="AD" w15:userId="S::d.kim@student.uj.edu.pl::879cd614-c687-4778-a77b-c21c39f56f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3B"/>
    <w:rsid w:val="00022E32"/>
    <w:rsid w:val="00033A1E"/>
    <w:rsid w:val="00043884"/>
    <w:rsid w:val="00057D08"/>
    <w:rsid w:val="000622C9"/>
    <w:rsid w:val="000623CD"/>
    <w:rsid w:val="00064816"/>
    <w:rsid w:val="00066641"/>
    <w:rsid w:val="000673B7"/>
    <w:rsid w:val="00071C41"/>
    <w:rsid w:val="000920B4"/>
    <w:rsid w:val="000B330C"/>
    <w:rsid w:val="000C1AF3"/>
    <w:rsid w:val="000C4853"/>
    <w:rsid w:val="000C68EE"/>
    <w:rsid w:val="000C7F55"/>
    <w:rsid w:val="000D78B5"/>
    <w:rsid w:val="000E3132"/>
    <w:rsid w:val="001365CF"/>
    <w:rsid w:val="0017107D"/>
    <w:rsid w:val="001A26ED"/>
    <w:rsid w:val="001A7252"/>
    <w:rsid w:val="001B37C0"/>
    <w:rsid w:val="001C47FB"/>
    <w:rsid w:val="001F5FD1"/>
    <w:rsid w:val="00203116"/>
    <w:rsid w:val="00204F74"/>
    <w:rsid w:val="0021558B"/>
    <w:rsid w:val="00257EC8"/>
    <w:rsid w:val="002732AE"/>
    <w:rsid w:val="00280E74"/>
    <w:rsid w:val="002811DE"/>
    <w:rsid w:val="0028177B"/>
    <w:rsid w:val="002841AB"/>
    <w:rsid w:val="0029656D"/>
    <w:rsid w:val="002A13AD"/>
    <w:rsid w:val="002B7D88"/>
    <w:rsid w:val="002C598B"/>
    <w:rsid w:val="002D1D95"/>
    <w:rsid w:val="002D3683"/>
    <w:rsid w:val="002E4339"/>
    <w:rsid w:val="002F0BF3"/>
    <w:rsid w:val="002F36E6"/>
    <w:rsid w:val="00303159"/>
    <w:rsid w:val="0030508B"/>
    <w:rsid w:val="00317D23"/>
    <w:rsid w:val="003603D4"/>
    <w:rsid w:val="0039139C"/>
    <w:rsid w:val="003A6953"/>
    <w:rsid w:val="003C393D"/>
    <w:rsid w:val="003C42E5"/>
    <w:rsid w:val="003D2564"/>
    <w:rsid w:val="0042035F"/>
    <w:rsid w:val="004204DA"/>
    <w:rsid w:val="00426BFC"/>
    <w:rsid w:val="0044275C"/>
    <w:rsid w:val="00445FCD"/>
    <w:rsid w:val="0044772D"/>
    <w:rsid w:val="00455A0E"/>
    <w:rsid w:val="004768CB"/>
    <w:rsid w:val="00487F3B"/>
    <w:rsid w:val="004A1324"/>
    <w:rsid w:val="004A17BA"/>
    <w:rsid w:val="004A2A47"/>
    <w:rsid w:val="004B1199"/>
    <w:rsid w:val="004B5175"/>
    <w:rsid w:val="004B6BBF"/>
    <w:rsid w:val="004D2B19"/>
    <w:rsid w:val="004D42AB"/>
    <w:rsid w:val="004F2049"/>
    <w:rsid w:val="00511287"/>
    <w:rsid w:val="00525C65"/>
    <w:rsid w:val="00542FD2"/>
    <w:rsid w:val="00547380"/>
    <w:rsid w:val="005511B7"/>
    <w:rsid w:val="00562128"/>
    <w:rsid w:val="0057503B"/>
    <w:rsid w:val="005834E8"/>
    <w:rsid w:val="0058476E"/>
    <w:rsid w:val="00593A1D"/>
    <w:rsid w:val="00663497"/>
    <w:rsid w:val="006760A8"/>
    <w:rsid w:val="00690F1F"/>
    <w:rsid w:val="006A18D1"/>
    <w:rsid w:val="006A3878"/>
    <w:rsid w:val="006E5D6D"/>
    <w:rsid w:val="0070222A"/>
    <w:rsid w:val="00705DEE"/>
    <w:rsid w:val="00711DB8"/>
    <w:rsid w:val="007156A9"/>
    <w:rsid w:val="00723490"/>
    <w:rsid w:val="0072396D"/>
    <w:rsid w:val="00724994"/>
    <w:rsid w:val="00725A61"/>
    <w:rsid w:val="00732EFC"/>
    <w:rsid w:val="007403D2"/>
    <w:rsid w:val="00751CD5"/>
    <w:rsid w:val="00762E27"/>
    <w:rsid w:val="00766BD3"/>
    <w:rsid w:val="00773998"/>
    <w:rsid w:val="007B02EA"/>
    <w:rsid w:val="007B25FE"/>
    <w:rsid w:val="007C6075"/>
    <w:rsid w:val="007D033B"/>
    <w:rsid w:val="007D092C"/>
    <w:rsid w:val="007D135B"/>
    <w:rsid w:val="007E1637"/>
    <w:rsid w:val="007E4245"/>
    <w:rsid w:val="007F287F"/>
    <w:rsid w:val="0080151E"/>
    <w:rsid w:val="00810EC8"/>
    <w:rsid w:val="00823F5A"/>
    <w:rsid w:val="00827E80"/>
    <w:rsid w:val="00845A13"/>
    <w:rsid w:val="00855D6C"/>
    <w:rsid w:val="00857D9A"/>
    <w:rsid w:val="00863384"/>
    <w:rsid w:val="008676ED"/>
    <w:rsid w:val="00883886"/>
    <w:rsid w:val="008872ED"/>
    <w:rsid w:val="008B6257"/>
    <w:rsid w:val="008E062D"/>
    <w:rsid w:val="008E4276"/>
    <w:rsid w:val="009214F8"/>
    <w:rsid w:val="009226EA"/>
    <w:rsid w:val="009239E8"/>
    <w:rsid w:val="009308B5"/>
    <w:rsid w:val="00933C7D"/>
    <w:rsid w:val="00941BCA"/>
    <w:rsid w:val="0094275D"/>
    <w:rsid w:val="009522E8"/>
    <w:rsid w:val="00964D1C"/>
    <w:rsid w:val="00972FBA"/>
    <w:rsid w:val="0098435E"/>
    <w:rsid w:val="00985E96"/>
    <w:rsid w:val="0099379A"/>
    <w:rsid w:val="009A22C1"/>
    <w:rsid w:val="009B7F1F"/>
    <w:rsid w:val="009C2A89"/>
    <w:rsid w:val="009D6A73"/>
    <w:rsid w:val="00A04002"/>
    <w:rsid w:val="00A434BD"/>
    <w:rsid w:val="00A54A11"/>
    <w:rsid w:val="00A563B9"/>
    <w:rsid w:val="00A70DD5"/>
    <w:rsid w:val="00A745C1"/>
    <w:rsid w:val="00AA1F2E"/>
    <w:rsid w:val="00AA477B"/>
    <w:rsid w:val="00AA63C8"/>
    <w:rsid w:val="00AB5F5E"/>
    <w:rsid w:val="00AD02C1"/>
    <w:rsid w:val="00AE66BB"/>
    <w:rsid w:val="00AF0642"/>
    <w:rsid w:val="00AF3C22"/>
    <w:rsid w:val="00B11573"/>
    <w:rsid w:val="00B23FA1"/>
    <w:rsid w:val="00B36118"/>
    <w:rsid w:val="00B45864"/>
    <w:rsid w:val="00B63C60"/>
    <w:rsid w:val="00B928C2"/>
    <w:rsid w:val="00B962A0"/>
    <w:rsid w:val="00BB3A2E"/>
    <w:rsid w:val="00BB7459"/>
    <w:rsid w:val="00BC3011"/>
    <w:rsid w:val="00BD6225"/>
    <w:rsid w:val="00BD6C34"/>
    <w:rsid w:val="00BE2F84"/>
    <w:rsid w:val="00C034D9"/>
    <w:rsid w:val="00C05447"/>
    <w:rsid w:val="00C06A47"/>
    <w:rsid w:val="00C264AF"/>
    <w:rsid w:val="00C37289"/>
    <w:rsid w:val="00C47813"/>
    <w:rsid w:val="00C52B8D"/>
    <w:rsid w:val="00C70516"/>
    <w:rsid w:val="00C72BE2"/>
    <w:rsid w:val="00C742E0"/>
    <w:rsid w:val="00C92C35"/>
    <w:rsid w:val="00C96551"/>
    <w:rsid w:val="00C976EF"/>
    <w:rsid w:val="00CA2864"/>
    <w:rsid w:val="00CB255D"/>
    <w:rsid w:val="00CC7364"/>
    <w:rsid w:val="00CC7F53"/>
    <w:rsid w:val="00CD1392"/>
    <w:rsid w:val="00D101FF"/>
    <w:rsid w:val="00D1164B"/>
    <w:rsid w:val="00D148B3"/>
    <w:rsid w:val="00D21147"/>
    <w:rsid w:val="00D260D4"/>
    <w:rsid w:val="00D342A8"/>
    <w:rsid w:val="00D47BBF"/>
    <w:rsid w:val="00D53274"/>
    <w:rsid w:val="00D704C0"/>
    <w:rsid w:val="00D76E44"/>
    <w:rsid w:val="00D82332"/>
    <w:rsid w:val="00D84706"/>
    <w:rsid w:val="00DB7527"/>
    <w:rsid w:val="00DC4D03"/>
    <w:rsid w:val="00DD1808"/>
    <w:rsid w:val="00E0057C"/>
    <w:rsid w:val="00E12B4E"/>
    <w:rsid w:val="00E15664"/>
    <w:rsid w:val="00E41A20"/>
    <w:rsid w:val="00E44ACD"/>
    <w:rsid w:val="00E62276"/>
    <w:rsid w:val="00E64716"/>
    <w:rsid w:val="00E6649E"/>
    <w:rsid w:val="00E74D59"/>
    <w:rsid w:val="00E84460"/>
    <w:rsid w:val="00EA5852"/>
    <w:rsid w:val="00EB2EAB"/>
    <w:rsid w:val="00EC0A20"/>
    <w:rsid w:val="00ED5295"/>
    <w:rsid w:val="00EF0EF1"/>
    <w:rsid w:val="00F05461"/>
    <w:rsid w:val="00F23F55"/>
    <w:rsid w:val="00F25893"/>
    <w:rsid w:val="00F26225"/>
    <w:rsid w:val="00F2731D"/>
    <w:rsid w:val="00F323F2"/>
    <w:rsid w:val="00F33E15"/>
    <w:rsid w:val="00F5592B"/>
    <w:rsid w:val="00F62FE6"/>
    <w:rsid w:val="00F70B40"/>
    <w:rsid w:val="00F74396"/>
    <w:rsid w:val="00F8496E"/>
    <w:rsid w:val="00F95DB8"/>
    <w:rsid w:val="00FB6509"/>
    <w:rsid w:val="00FC59AC"/>
    <w:rsid w:val="00FC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A9510"/>
  <w15:chartTrackingRefBased/>
  <w15:docId w15:val="{27319598-DC7B-4B87-AD00-F5A637B9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324"/>
    <w:pPr>
      <w:keepNext/>
      <w:keepLines/>
      <w:spacing w:after="0"/>
    </w:pPr>
    <w:rPr>
      <w:rFonts w:ascii="Times New Roman" w:hAnsi="Times New Roman" w:cs="Times New Roman"/>
      <w:sz w:val="21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4275D"/>
    <w:pPr>
      <w:framePr w:wrap="around" w:vAnchor="text" w:hAnchor="page" w:xAlign="center" w:y="1"/>
      <w:pBdr>
        <w:bottom w:val="single" w:sz="8" w:space="1" w:color="auto"/>
      </w:pBdr>
      <w:spacing w:beforeLines="10" w:before="24" w:afterLines="10" w:after="24"/>
      <w:contextualSpacing/>
      <w:suppressOverlap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C47813"/>
    <w:pPr>
      <w:framePr w:wrap="around"/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23F55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23F55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F23F55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F23F55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23F55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F23F55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F23F55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character" w:customStyle="1" w:styleId="Heading1Char">
    <w:name w:val="Heading 1 Char"/>
    <w:basedOn w:val="DefaultParagraphFont"/>
    <w:link w:val="Heading1"/>
    <w:uiPriority w:val="9"/>
    <w:rsid w:val="0094275D"/>
    <w:rPr>
      <w:rFonts w:ascii="Times New Roman" w:eastAsiaTheme="majorEastAsia" w:hAnsi="Times New Roman" w:cs="Times New Roman"/>
      <w:b/>
      <w:small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7813"/>
    <w:rPr>
      <w:rFonts w:ascii="Times New Roman" w:eastAsiaTheme="majorEastAsia" w:hAnsi="Times New Roman" w:cs="Times New Roman"/>
      <w:b/>
      <w:smallCap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23F55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F23F55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55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23F55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55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3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rsid w:val="0048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7F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F53"/>
    <w:pPr>
      <w:spacing w:after="0"/>
    </w:pPr>
    <w:rPr>
      <w:rFonts w:ascii="Calibri Light" w:hAnsi="Calibri Light"/>
      <w:sz w:val="20"/>
    </w:rPr>
    <w:tblPr>
      <w:tblCellMar>
        <w:left w:w="0" w:type="dxa"/>
        <w:right w:w="0" w:type="dxa"/>
      </w:tblCellMar>
    </w:tblPr>
  </w:style>
  <w:style w:type="paragraph" w:customStyle="1" w:styleId="FirstParagraph">
    <w:name w:val="First Paragraph"/>
    <w:basedOn w:val="BodyText"/>
    <w:next w:val="BodyText"/>
    <w:qFormat/>
    <w:rsid w:val="00F23F55"/>
  </w:style>
  <w:style w:type="paragraph" w:styleId="BodyText">
    <w:name w:val="Body Text"/>
    <w:basedOn w:val="Normal"/>
    <w:link w:val="BodyTextChar"/>
    <w:qFormat/>
    <w:rsid w:val="00F23F55"/>
  </w:style>
  <w:style w:type="character" w:customStyle="1" w:styleId="BodyTextChar">
    <w:name w:val="Body Text Char"/>
    <w:basedOn w:val="DefaultParagraphFont"/>
    <w:link w:val="BodyText"/>
    <w:rsid w:val="00F23F55"/>
    <w:rPr>
      <w:rFonts w:ascii="Calibri Light" w:hAnsi="Calibri Light" w:cs="Calibri Light"/>
      <w:sz w:val="20"/>
      <w:szCs w:val="20"/>
    </w:rPr>
  </w:style>
  <w:style w:type="paragraph" w:customStyle="1" w:styleId="Compact">
    <w:name w:val="Compact"/>
    <w:basedOn w:val="BodyText"/>
    <w:qFormat/>
    <w:rsid w:val="00F23F55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F23F55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F23F55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F23F55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F23F55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F23F55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87F3B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F23F55"/>
    <w:pPr>
      <w:numPr>
        <w:numId w:val="3"/>
      </w:numPr>
      <w:spacing w:afterLines="50" w:after="50"/>
      <w:contextualSpacing/>
    </w:pPr>
    <w:rPr>
      <w:i w:val="0"/>
      <w:iCs w:val="0"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487F3B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F23F55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F23F55"/>
    <w:rPr>
      <w:rFonts w:ascii="Calibri Light" w:hAnsi="Calibri Light" w:cs="Calibri Light"/>
      <w:color w:val="007BFF"/>
      <w:sz w:val="20"/>
      <w:szCs w:val="20"/>
      <w:u w:val="single"/>
    </w:rPr>
  </w:style>
  <w:style w:type="paragraph" w:styleId="Date">
    <w:name w:val="Date"/>
    <w:basedOn w:val="Title"/>
    <w:next w:val="BodyText"/>
    <w:link w:val="DateChar"/>
    <w:qFormat/>
    <w:rsid w:val="00F23F55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487F3B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F23F55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F23F55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F23F55"/>
    <w:pPr>
      <w:framePr w:wrap="around"/>
      <w:spacing w:before="240" w:line="259" w:lineRule="auto"/>
      <w:outlineLvl w:val="9"/>
    </w:pPr>
    <w:rPr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487F3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F23F5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5D6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5D6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1A7252"/>
    <w:pPr>
      <w:spacing w:after="0"/>
    </w:pPr>
    <w:rPr>
      <w:rFonts w:ascii="Calibri Light" w:hAnsi="Calibri Light" w:cs="Calibri Ligh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B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BF3"/>
    <w:rPr>
      <w:rFonts w:ascii="Calibri Light" w:hAnsi="Calibri Light" w:cs="Calibri Light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0B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BF3"/>
    <w:rPr>
      <w:rFonts w:ascii="Calibri Light" w:hAnsi="Calibri Light" w:cs="Calibri Light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6075"/>
    <w:rPr>
      <w:color w:val="605E5C"/>
      <w:shd w:val="clear" w:color="auto" w:fill="E1DFDD"/>
    </w:rPr>
  </w:style>
  <w:style w:type="paragraph" w:customStyle="1" w:styleId="Sidebar">
    <w:name w:val="Sidebar"/>
    <w:basedOn w:val="Normal"/>
    <w:link w:val="SidebarChar"/>
    <w:qFormat/>
    <w:rsid w:val="0057503B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57503B"/>
    <w:rPr>
      <w:rFonts w:ascii="Times New Roman" w:hAnsi="Times New Roman" w:cs="Times New Roman"/>
      <w:bCs/>
      <w:sz w:val="18"/>
      <w:szCs w:val="18"/>
    </w:rPr>
  </w:style>
  <w:style w:type="paragraph" w:customStyle="1" w:styleId="Small">
    <w:name w:val="Small"/>
    <w:basedOn w:val="Normal"/>
    <w:link w:val="SmallChar"/>
    <w:qFormat/>
    <w:rsid w:val="00F95DB8"/>
    <w:pPr>
      <w:framePr w:wrap="around" w:vAnchor="text" w:hAnchor="page" w:xAlign="center" w:y="1"/>
      <w:suppressOverlap/>
    </w:pPr>
    <w:rPr>
      <w:sz w:val="18"/>
    </w:rPr>
  </w:style>
  <w:style w:type="character" w:customStyle="1" w:styleId="SmallChar">
    <w:name w:val="Small Char"/>
    <w:basedOn w:val="DefaultParagraphFont"/>
    <w:link w:val="Small"/>
    <w:rsid w:val="00F95DB8"/>
    <w:rPr>
      <w:rFonts w:ascii="Times New Roman" w:hAnsi="Times New Roman" w:cs="Times New Roman"/>
      <w:sz w:val="18"/>
      <w:szCs w:val="20"/>
    </w:rPr>
  </w:style>
  <w:style w:type="paragraph" w:customStyle="1" w:styleId="Small-List">
    <w:name w:val="Small - List"/>
    <w:basedOn w:val="Small"/>
    <w:link w:val="Small-ListChar"/>
    <w:qFormat/>
    <w:rsid w:val="00257EC8"/>
    <w:pPr>
      <w:framePr w:wrap="around"/>
      <w:numPr>
        <w:numId w:val="21"/>
      </w:numPr>
    </w:pPr>
    <w:rPr>
      <w:sz w:val="16"/>
    </w:rPr>
  </w:style>
  <w:style w:type="character" w:customStyle="1" w:styleId="Small-ListChar">
    <w:name w:val="Small - List Char"/>
    <w:basedOn w:val="SmallChar"/>
    <w:link w:val="Small-List"/>
    <w:rsid w:val="00257EC8"/>
    <w:rPr>
      <w:rFonts w:ascii="Times New Roman" w:hAnsi="Times New Roman" w:cs="Times New Roman"/>
      <w:sz w:val="16"/>
      <w:szCs w:val="20"/>
    </w:rPr>
  </w:style>
  <w:style w:type="paragraph" w:customStyle="1" w:styleId="Normal-List1">
    <w:name w:val="Normal - List 1"/>
    <w:basedOn w:val="ListParagraph"/>
    <w:link w:val="Normal-List1Char"/>
    <w:qFormat/>
    <w:rsid w:val="0094275D"/>
    <w:pPr>
      <w:numPr>
        <w:numId w:val="5"/>
      </w:numPr>
    </w:pPr>
    <w:rPr>
      <w:sz w:val="18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275D"/>
    <w:rPr>
      <w:rFonts w:ascii="Times New Roman" w:hAnsi="Times New Roman" w:cs="Times New Roman"/>
      <w:sz w:val="21"/>
      <w:szCs w:val="20"/>
    </w:rPr>
  </w:style>
  <w:style w:type="character" w:customStyle="1" w:styleId="Normal-List1Char">
    <w:name w:val="Normal - List 1 Char"/>
    <w:basedOn w:val="ListParagraphChar"/>
    <w:link w:val="Normal-List1"/>
    <w:rsid w:val="0094275D"/>
    <w:rPr>
      <w:rFonts w:ascii="Times New Roman" w:hAnsi="Times New Roman" w:cs="Times New Roman"/>
      <w:sz w:val="18"/>
      <w:szCs w:val="16"/>
    </w:rPr>
  </w:style>
  <w:style w:type="paragraph" w:customStyle="1" w:styleId="Normal-List2">
    <w:name w:val="Normal - List 2"/>
    <w:basedOn w:val="ListParagraph"/>
    <w:link w:val="Normal-List2Char"/>
    <w:qFormat/>
    <w:rsid w:val="00257EC8"/>
    <w:pPr>
      <w:framePr w:wrap="around" w:vAnchor="text" w:hAnchor="page" w:xAlign="center" w:y="1"/>
      <w:numPr>
        <w:ilvl w:val="1"/>
        <w:numId w:val="4"/>
      </w:numPr>
      <w:suppressOverlap/>
    </w:pPr>
    <w:rPr>
      <w:sz w:val="18"/>
      <w:szCs w:val="18"/>
      <w:lang w:eastAsia="ko-KR"/>
    </w:rPr>
  </w:style>
  <w:style w:type="character" w:customStyle="1" w:styleId="Normal-List2Char">
    <w:name w:val="Normal - List 2 Char"/>
    <w:basedOn w:val="ListParagraphChar"/>
    <w:link w:val="Normal-List2"/>
    <w:rsid w:val="00257EC8"/>
    <w:rPr>
      <w:rFonts w:ascii="Times New Roman" w:hAnsi="Times New Roman" w:cs="Times New Roman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ong-wkim" TargetMode="External"/><Relationship Id="rId18" Type="http://schemas.openxmlformats.org/officeDocument/2006/relationships/hyperlink" Target="https://scholar.google.com/citations?user=Af7DJ0EAAAAJ&amp;hl=en&amp;oi=ao" TargetMode="External"/><Relationship Id="rId26" Type="http://schemas.openxmlformats.org/officeDocument/2006/relationships/hyperlink" Target="http://www.dongwkim.com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8.png"/><Relationship Id="rId34" Type="http://schemas.openxmlformats.org/officeDocument/2006/relationships/hyperlink" Target="https://www.instagram.com/ssigjumc/?hl=enhttps://www.instagram.com/ssigjumc/?hl=en" TargetMode="External"/><Relationship Id="rId42" Type="http://schemas.openxmlformats.org/officeDocument/2006/relationships/hyperlink" Target="https://pubmed.ncbi.nlm.nih.gov/39763500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dong-woon-kim-005660296/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ong-wkim/srma" TargetMode="External"/><Relationship Id="rId24" Type="http://schemas.openxmlformats.org/officeDocument/2006/relationships/hyperlink" Target="https://osf.io/eynx9/overview" TargetMode="External"/><Relationship Id="rId32" Type="http://schemas.openxmlformats.org/officeDocument/2006/relationships/hyperlink" Target="https://www.bc.edu/bc-web/schools/morrissey/departments/biology.html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23" Type="http://schemas.openxmlformats.org/officeDocument/2006/relationships/image" Target="media/image9.png"/><Relationship Id="rId28" Type="http://schemas.openxmlformats.org/officeDocument/2006/relationships/hyperlink" Target="https://www.bellevue.edu/degrees/master/data-science-ms/" TargetMode="External"/><Relationship Id="rId36" Type="http://schemas.openxmlformats.org/officeDocument/2006/relationships/hyperlink" Target="https://www.artromedical.p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2.jpeg"/><Relationship Id="rId44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orcid.org/0000-0002-5191-8685" TargetMode="External"/><Relationship Id="rId27" Type="http://schemas.openxmlformats.org/officeDocument/2006/relationships/hyperlink" Target="mailto:admin@dongwkim.com" TargetMode="External"/><Relationship Id="rId30" Type="http://schemas.openxmlformats.org/officeDocument/2006/relationships/hyperlink" Target="https://medschool.uj.edu.pl/" TargetMode="External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github.com/dong-wkim/dandoc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3.png"/><Relationship Id="rId38" Type="http://schemas.openxmlformats.org/officeDocument/2006/relationships/hyperlink" Target="https://www.facebook.com/EvidenceBasedAnatomy/" TargetMode="External"/><Relationship Id="rId20" Type="http://schemas.openxmlformats.org/officeDocument/2006/relationships/hyperlink" Target="https://www.researchgate.net/profile/Dong-Woon-Kim?ev=hdr_xprf" TargetMode="External"/><Relationship Id="rId41" Type="http://schemas.openxmlformats.org/officeDocument/2006/relationships/hyperlink" Target="https://academic.oup.com/jhps/article/12/Supplement_1/i34/80995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D86F9-BED8-4AA7-AAFD-ADD859C8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5</cp:revision>
  <cp:lastPrinted>2025-11-21T12:14:00Z</cp:lastPrinted>
  <dcterms:created xsi:type="dcterms:W3CDTF">2025-11-21T11:33:00Z</dcterms:created>
  <dcterms:modified xsi:type="dcterms:W3CDTF">2025-11-21T14:04:00Z</dcterms:modified>
</cp:coreProperties>
</file>