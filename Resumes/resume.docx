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horzAnchor="page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2"/>
        <w:gridCol w:w="3864"/>
        <w:gridCol w:w="222"/>
        <w:gridCol w:w="222"/>
        <w:gridCol w:w="236"/>
        <w:gridCol w:w="11624"/>
        <w:gridCol w:w="434"/>
      </w:tblGrid>
      <w:tr w:rsidR="002811DE" w:rsidRPr="003A6953" w14:paraId="4FA96983" w14:textId="77777777" w:rsidTr="001C1562">
        <w:trPr>
          <w:trHeight w:val="536"/>
        </w:trPr>
        <w:tc>
          <w:tcPr>
            <w:tcW w:w="4308" w:type="dxa"/>
            <w:gridSpan w:val="3"/>
            <w:shd w:val="clear" w:color="auto" w:fill="4C94D8" w:themeFill="text2" w:themeFillTint="80"/>
          </w:tcPr>
          <w:p w14:paraId="2A588637" w14:textId="66679E43" w:rsidR="007B25FE" w:rsidRDefault="000E61DB" w:rsidP="00C742E0">
            <w:r w:rsidRPr="003A6953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283DAEDA" wp14:editId="0CF2A836">
                  <wp:simplePos x="0" y="0"/>
                  <wp:positionH relativeFrom="column">
                    <wp:posOffset>320255</wp:posOffset>
                  </wp:positionH>
                  <wp:positionV relativeFrom="paragraph">
                    <wp:posOffset>286385</wp:posOffset>
                  </wp:positionV>
                  <wp:extent cx="2082800" cy="2082800"/>
                  <wp:effectExtent l="0" t="0" r="0" b="0"/>
                  <wp:wrapNone/>
                  <wp:docPr id="1" name="Picture 1" descr="A person in a black s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erson in a black sui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08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20ED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1" behindDoc="0" locked="0" layoutInCell="1" allowOverlap="1" wp14:anchorId="3F723D3B" wp14:editId="6F6A7BE2">
                      <wp:simplePos x="0" y="0"/>
                      <wp:positionH relativeFrom="column">
                        <wp:posOffset>271360</wp:posOffset>
                      </wp:positionH>
                      <wp:positionV relativeFrom="paragraph">
                        <wp:posOffset>232410</wp:posOffset>
                      </wp:positionV>
                      <wp:extent cx="2169200" cy="2169200"/>
                      <wp:effectExtent l="19050" t="19050" r="21590" b="21590"/>
                      <wp:wrapNone/>
                      <wp:docPr id="30" name="Oval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9200" cy="21692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8D3AAB" id="Oval 30" o:spid="_x0000_s1026" style="position:absolute;margin-left:21.35pt;margin-top:18.3pt;width:170.8pt;height:170.8pt;z-index:25175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" filled="f" strokecolor="white [3212]" strokeweight="3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22" w:type="dxa"/>
            <w:shd w:val="clear" w:color="auto" w:fill="FFFFFF" w:themeFill="background1"/>
          </w:tcPr>
          <w:p w14:paraId="2B1B6D5C" w14:textId="77777777" w:rsidR="007B25FE" w:rsidRPr="003A6953" w:rsidRDefault="007B25FE" w:rsidP="002E4339"/>
        </w:tc>
        <w:tc>
          <w:tcPr>
            <w:tcW w:w="12288" w:type="dxa"/>
            <w:gridSpan w:val="3"/>
            <w:shd w:val="clear" w:color="auto" w:fill="FFFFFF" w:themeFill="background1"/>
          </w:tcPr>
          <w:p w14:paraId="0DBFEF25" w14:textId="77777777" w:rsidR="007B25FE" w:rsidRDefault="007B25FE" w:rsidP="002E4339"/>
          <w:p w14:paraId="75C87A70" w14:textId="0ED5C230" w:rsidR="00E44ACD" w:rsidRDefault="00846DB3" w:rsidP="002E4339">
            <w:r>
              <w:t xml:space="preserve"> </w:t>
            </w:r>
          </w:p>
          <w:p w14:paraId="5CF0BC9E" w14:textId="77777777" w:rsidR="009239E8" w:rsidRDefault="009239E8" w:rsidP="002E4339"/>
          <w:p w14:paraId="332C9052" w14:textId="65F2B520" w:rsidR="00E44ACD" w:rsidRPr="003A6953" w:rsidRDefault="00E44ACD" w:rsidP="002E4339"/>
        </w:tc>
      </w:tr>
      <w:tr w:rsidR="009B7F1F" w:rsidRPr="003A6953" w14:paraId="23090448" w14:textId="6CAE35B2" w:rsidTr="001C1562">
        <w:tblPrEx>
          <w:tblCellMar>
            <w:left w:w="108" w:type="dxa"/>
            <w:right w:w="108" w:type="dxa"/>
          </w:tblCellMar>
        </w:tblPrEx>
        <w:trPr>
          <w:trHeight w:val="1161"/>
        </w:trPr>
        <w:tc>
          <w:tcPr>
            <w:tcW w:w="222" w:type="dxa"/>
            <w:vMerge w:val="restart"/>
            <w:shd w:val="clear" w:color="auto" w:fill="4C94D8" w:themeFill="text2" w:themeFillTint="80"/>
          </w:tcPr>
          <w:p w14:paraId="0F51DF72" w14:textId="77777777" w:rsidR="007B25FE" w:rsidRPr="003A6953" w:rsidRDefault="007B25FE" w:rsidP="00C742E0">
            <w:pPr>
              <w:pStyle w:val="Heading3"/>
              <w:rPr>
                <w:noProof/>
              </w:rPr>
            </w:pPr>
          </w:p>
        </w:tc>
        <w:tc>
          <w:tcPr>
            <w:tcW w:w="3864" w:type="dxa"/>
            <w:vMerge w:val="restart"/>
            <w:shd w:val="clear" w:color="auto" w:fill="4C94D8" w:themeFill="text2" w:themeFillTint="80"/>
          </w:tcPr>
          <w:p w14:paraId="4409A1FE" w14:textId="7767DBC9" w:rsidR="007B25FE" w:rsidRPr="003A6953" w:rsidRDefault="007B25FE" w:rsidP="00C742E0">
            <w:pPr>
              <w:pStyle w:val="Heading3"/>
            </w:pPr>
          </w:p>
          <w:p w14:paraId="2FA7AD01" w14:textId="77777777" w:rsidR="007B25FE" w:rsidRPr="003A6953" w:rsidRDefault="007B25FE" w:rsidP="00C742E0"/>
          <w:p w14:paraId="23C341DC" w14:textId="77777777" w:rsidR="007B25FE" w:rsidRPr="003A6953" w:rsidRDefault="007B25FE" w:rsidP="00C742E0"/>
          <w:p w14:paraId="7F62A010" w14:textId="7B6286F9" w:rsidR="007B25FE" w:rsidRPr="003A6953" w:rsidRDefault="007B25FE" w:rsidP="00C742E0"/>
          <w:p w14:paraId="6E7E4C02" w14:textId="35B4762A" w:rsidR="007B25FE" w:rsidRPr="003A6953" w:rsidRDefault="007B25FE" w:rsidP="00C742E0"/>
          <w:p w14:paraId="170C5841" w14:textId="55C1EEDB" w:rsidR="007B25FE" w:rsidRPr="003A6953" w:rsidRDefault="007B25FE" w:rsidP="00C742E0"/>
          <w:p w14:paraId="26445668" w14:textId="5E9901DD" w:rsidR="007B25FE" w:rsidRPr="003A6953" w:rsidRDefault="007B25FE" w:rsidP="00C742E0"/>
          <w:p w14:paraId="53555E3F" w14:textId="67B57B03" w:rsidR="007B25FE" w:rsidRPr="003A6953" w:rsidRDefault="007B25FE" w:rsidP="00C742E0"/>
          <w:p w14:paraId="5A0BC5D3" w14:textId="550341D9" w:rsidR="007B25FE" w:rsidRPr="003A6953" w:rsidRDefault="007B25FE" w:rsidP="00C742E0"/>
          <w:p w14:paraId="74022A37" w14:textId="774D74A6" w:rsidR="007B25FE" w:rsidRDefault="007B25FE" w:rsidP="00C742E0">
            <w:pPr>
              <w:rPr>
                <w:b/>
                <w:bCs/>
              </w:rPr>
            </w:pPr>
          </w:p>
          <w:p w14:paraId="53CB0353" w14:textId="77777777" w:rsidR="001C1562" w:rsidRDefault="001C1562" w:rsidP="00C742E0">
            <w:pPr>
              <w:rPr>
                <w:b/>
                <w:bCs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689"/>
              <w:gridCol w:w="2959"/>
            </w:tblGrid>
            <w:tr w:rsidR="009B409E" w:rsidRPr="00433957" w14:paraId="1AD12824" w14:textId="77777777" w:rsidTr="009B409E">
              <w:tc>
                <w:tcPr>
                  <w:tcW w:w="5000" w:type="pct"/>
                  <w:gridSpan w:val="2"/>
                </w:tcPr>
                <w:p w14:paraId="6616C9C6" w14:textId="77777777" w:rsidR="009B409E" w:rsidRDefault="009B409E" w:rsidP="009B409E">
                  <w:pPr>
                    <w:pStyle w:val="Heading2"/>
                    <w:framePr w:wrap="around"/>
                  </w:pPr>
                  <w:r>
                    <w:t>Links</w:t>
                  </w:r>
                </w:p>
                <w:p w14:paraId="646F3F02" w14:textId="0378E964" w:rsidR="009B409E" w:rsidRPr="009B409E" w:rsidRDefault="009B409E" w:rsidP="009B409E">
                  <w:pPr>
                    <w:pStyle w:val="BodyText"/>
                  </w:pPr>
                </w:p>
              </w:tc>
            </w:tr>
            <w:tr w:rsidR="009B409E" w:rsidRPr="00433957" w14:paraId="075A787A" w14:textId="77777777" w:rsidTr="009B409E">
              <w:tc>
                <w:tcPr>
                  <w:tcW w:w="944" w:type="pct"/>
                  <w:vAlign w:val="center"/>
                </w:tcPr>
                <w:p w14:paraId="77E73574" w14:textId="7F12EB97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hyperlink r:id="rId9" w:history="1">
                    <w:r w:rsidRPr="001C1562">
                      <w:rPr>
                        <w:rStyle w:val="Hyperlink"/>
                        <w:rFonts w:ascii="Segoe Fluent Icons" w:hAnsi="Segoe Fluent Icons"/>
                        <w:color w:val="000000" w:themeColor="text1"/>
                        <w:sz w:val="24"/>
                        <w:szCs w:val="28"/>
                        <w:u w:val="none"/>
                      </w:rPr>
                      <w:t></w:t>
                    </w:r>
                  </w:hyperlink>
                </w:p>
              </w:tc>
              <w:tc>
                <w:tcPr>
                  <w:tcW w:w="4056" w:type="pct"/>
                  <w:vAlign w:val="center"/>
                </w:tcPr>
                <w:p w14:paraId="1941AB6F" w14:textId="13E4EFA7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 xml:space="preserve">| </w:t>
                  </w:r>
                  <w:r>
                    <w:rPr>
                      <w:noProof/>
                    </w:rPr>
                    <w:t>admin@dongwkim.com</w:t>
                  </w:r>
                </w:p>
              </w:tc>
            </w:tr>
            <w:tr w:rsidR="009B409E" w:rsidRPr="00433957" w14:paraId="4C59B771" w14:textId="77777777" w:rsidTr="009B409E">
              <w:tc>
                <w:tcPr>
                  <w:tcW w:w="944" w:type="pct"/>
                  <w:vAlign w:val="center"/>
                </w:tcPr>
                <w:p w14:paraId="17AEE16B" w14:textId="50CA8D71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hyperlink r:id="rId10" w:history="1">
                    <w:r w:rsidRPr="00167039">
                      <w:rPr>
                        <w:rStyle w:val="Hyperlink"/>
                        <mc:AlternateContent>
                          <mc:Choice Requires="w16se">
                            <w:rFonts w:ascii="Segoe Fluent Icons" w:hAnsi="Segoe Fluent Icons"/>
                          </mc:Choice>
                          <mc:Fallback>
                            <w:rFonts w:ascii="Segoe UI Emoji" w:eastAsia="Segoe UI Emoji" w:hAnsi="Segoe UI Emoji" w:cs="Segoe UI Emoji"/>
                          </mc:Fallback>
                        </mc:AlternateContent>
                        <w:color w:val="000000" w:themeColor="text1"/>
                        <w:sz w:val="24"/>
                        <w:szCs w:val="28"/>
                        <w:u w:val="none"/>
                      </w:rPr>
                      <mc:AlternateContent>
                        <mc:Choice Requires="w16se">
                          <w16se:symEx w16se:font="Segoe UI Emoji" w16se:char="1F310"/>
                        </mc:Choice>
                        <mc:Fallback>
                          <w:t>🌐</w:t>
                        </mc:Fallback>
                      </mc:AlternateContent>
                    </w:r>
                  </w:hyperlink>
                </w:p>
              </w:tc>
              <w:tc>
                <w:tcPr>
                  <w:tcW w:w="4056" w:type="pct"/>
                  <w:vAlign w:val="center"/>
                </w:tcPr>
                <w:p w14:paraId="2B0A7C92" w14:textId="00C415CC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 xml:space="preserve">| </w:t>
                  </w:r>
                  <w:r>
                    <w:rPr>
                      <w:noProof/>
                    </w:rPr>
                    <w:t xml:space="preserve">www.dongwkim.com </w:t>
                  </w:r>
                </w:p>
              </w:tc>
            </w:tr>
            <w:tr w:rsidR="009B409E" w:rsidRPr="00433957" w14:paraId="062A7895" w14:textId="77777777" w:rsidTr="009B409E">
              <w:tc>
                <w:tcPr>
                  <w:tcW w:w="944" w:type="pct"/>
                  <w:vAlign w:val="center"/>
                </w:tcPr>
                <w:p w14:paraId="47585C3A" w14:textId="0FC6577E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47172622" wp14:editId="5E1ECA61">
                        <wp:extent cx="165702" cy="165659"/>
                        <wp:effectExtent l="0" t="0" r="6350" b="6350"/>
                        <wp:docPr id="23" name="Picture 23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Picture 20">
                                  <a:hlinkClick r:id="rId11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702" cy="1656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23D6E561" w14:textId="5E46D7E2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>|</w:t>
                  </w:r>
                  <w:r w:rsidRPr="00167039">
                    <w:t xml:space="preserve"> OSF</w:t>
                  </w:r>
                </w:p>
              </w:tc>
            </w:tr>
            <w:tr w:rsidR="009B409E" w:rsidRPr="00433957" w14:paraId="4683D0DB" w14:textId="77777777" w:rsidTr="009B409E">
              <w:tc>
                <w:tcPr>
                  <w:tcW w:w="944" w:type="pct"/>
                  <w:vAlign w:val="center"/>
                </w:tcPr>
                <w:p w14:paraId="7AC6C592" w14:textId="5ED4E17A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27DAE023" wp14:editId="12D557E3">
                        <wp:extent cx="195541" cy="195490"/>
                        <wp:effectExtent l="0" t="0" r="0" b="0"/>
                        <wp:docPr id="24" name="Picture 24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>
                                  <a:hlinkClick r:id="rId13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541" cy="195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36967E9B" w14:textId="1D9969A5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t>| LinkedIn</w:t>
                  </w:r>
                </w:p>
              </w:tc>
            </w:tr>
            <w:tr w:rsidR="009B409E" w:rsidRPr="00433957" w14:paraId="53EC69C9" w14:textId="77777777" w:rsidTr="009B409E">
              <w:tc>
                <w:tcPr>
                  <w:tcW w:w="944" w:type="pct"/>
                  <w:vAlign w:val="center"/>
                </w:tcPr>
                <w:p w14:paraId="35895533" w14:textId="2176B20A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6198EDF7" wp14:editId="42EE0FBF">
                        <wp:extent cx="204429" cy="204376"/>
                        <wp:effectExtent l="0" t="0" r="5715" b="5715"/>
                        <wp:docPr id="25" name="Picture 17">
                          <a:hlinkClick xmlns:a="http://schemas.openxmlformats.org/drawingml/2006/main" r:id="rId1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Picture 17">
                                  <a:hlinkClick r:id="rId15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429" cy="2043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70965FF7" w14:textId="06CA6B47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>|</w:t>
                  </w:r>
                  <w:r>
                    <w:rPr>
                      <w:noProof/>
                    </w:rPr>
                    <w:t xml:space="preserve"> github.com/dong-wkim</w:t>
                  </w:r>
                </w:p>
              </w:tc>
            </w:tr>
            <w:tr w:rsidR="009B409E" w:rsidRPr="00433957" w14:paraId="31BC6866" w14:textId="77777777" w:rsidTr="009B409E">
              <w:tc>
                <w:tcPr>
                  <w:tcW w:w="944" w:type="pct"/>
                  <w:vAlign w:val="center"/>
                </w:tcPr>
                <w:p w14:paraId="07CA8B2D" w14:textId="1F0DEAC6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73F46094" wp14:editId="012A05E1">
                        <wp:extent cx="158083" cy="210723"/>
                        <wp:effectExtent l="0" t="0" r="0" b="0"/>
                        <wp:docPr id="26" name="Picture 26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Picture 12">
                                  <a:hlinkClick r:id="rId18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083" cy="210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0049FEB0" w14:textId="443042CF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 xml:space="preserve">| </w:t>
                  </w:r>
                  <w:r w:rsidRPr="00167039">
                    <w:t>Research Gate</w:t>
                  </w:r>
                </w:p>
              </w:tc>
            </w:tr>
            <w:tr w:rsidR="009B409E" w:rsidRPr="00433957" w14:paraId="24DCEB43" w14:textId="77777777" w:rsidTr="009B409E">
              <w:tc>
                <w:tcPr>
                  <w:tcW w:w="944" w:type="pct"/>
                  <w:vAlign w:val="center"/>
                </w:tcPr>
                <w:p w14:paraId="643148C9" w14:textId="0A7FD047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6465E0E6" wp14:editId="3371BEBB">
                        <wp:extent cx="156814" cy="208819"/>
                        <wp:effectExtent l="0" t="0" r="0" b="1270"/>
                        <wp:docPr id="27" name="Picture 27" descr="A black background with a black square&#10;&#10;AI-generated content may be incorrect.">
                          <a:hlinkClick xmlns:a="http://schemas.openxmlformats.org/drawingml/2006/main" r:id="rId2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Picture 11" descr="A black background with a black square&#10;&#10;AI-generated content may be incorrect.">
                                  <a:hlinkClick r:id="rId20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814" cy="208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51C244F9" w14:textId="2DAEEA58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 xml:space="preserve">| </w:t>
                  </w:r>
                  <w:r w:rsidRPr="00167039">
                    <w:t>Google Scholar</w:t>
                  </w:r>
                </w:p>
              </w:tc>
            </w:tr>
            <w:tr w:rsidR="009B409E" w:rsidRPr="00433957" w14:paraId="01D8C82F" w14:textId="77777777" w:rsidTr="009B409E">
              <w:tc>
                <w:tcPr>
                  <w:tcW w:w="944" w:type="pct"/>
                  <w:vAlign w:val="center"/>
                </w:tcPr>
                <w:p w14:paraId="1F5F262A" w14:textId="2A6106B7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674B5EAA" wp14:editId="517B84D6">
                        <wp:extent cx="165702" cy="165659"/>
                        <wp:effectExtent l="0" t="0" r="6350" b="6350"/>
                        <wp:docPr id="28" name="Picture 28">
                          <a:hlinkClick xmlns:a="http://schemas.openxmlformats.org/drawingml/2006/main" r:id="rId2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>
                                  <a:hlinkClick r:id="rId22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702" cy="1656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2047E995" w14:textId="0AA3E0DC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 xml:space="preserve">| </w:t>
                  </w:r>
                  <w:r w:rsidRPr="00167039">
                    <w:t>ORCID</w:t>
                  </w:r>
                </w:p>
              </w:tc>
            </w:tr>
            <w:tr w:rsidR="009B409E" w:rsidRPr="00433957" w14:paraId="2F80BEA8" w14:textId="77777777" w:rsidTr="009B409E">
              <w:tc>
                <w:tcPr>
                  <w:tcW w:w="944" w:type="pct"/>
                  <w:vAlign w:val="center"/>
                </w:tcPr>
                <w:p w14:paraId="6BB6143F" w14:textId="4BF6069A" w:rsidR="009B409E" w:rsidRPr="00433957" w:rsidRDefault="009B409E" w:rsidP="009B409E">
                  <w:pPr>
                    <w:pStyle w:val="Normal-Tiny"/>
                    <w:framePr w:wrap="around"/>
                    <w:jc w:val="center"/>
                  </w:pPr>
                  <w:r>
                    <w:drawing>
                      <wp:inline distT="0" distB="0" distL="0" distR="0" wp14:anchorId="38682201" wp14:editId="59C69BD2">
                        <wp:extent cx="178063" cy="174625"/>
                        <wp:effectExtent l="0" t="0" r="0" b="0"/>
                        <wp:docPr id="29" name="Picture 29">
                          <a:hlinkClick xmlns:a="http://schemas.openxmlformats.org/drawingml/2006/main" r:id="rId2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" name="Picture 39">
                                  <a:hlinkClick r:id="rId24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335" t="3" r="19450" b="-25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8851" cy="17539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56" w:type="pct"/>
                  <w:vAlign w:val="center"/>
                </w:tcPr>
                <w:p w14:paraId="4333A654" w14:textId="64E1179D" w:rsidR="009B409E" w:rsidRPr="00433957" w:rsidRDefault="009B409E" w:rsidP="009B409E">
                  <w:pPr>
                    <w:pStyle w:val="Small"/>
                    <w:framePr w:wrap="around"/>
                  </w:pPr>
                  <w:r w:rsidRPr="00167039">
                    <w:rPr>
                      <w:noProof/>
                    </w:rPr>
                    <w:t xml:space="preserve">| </w:t>
                  </w:r>
                  <w:r w:rsidRPr="00167039">
                    <w:t>Upwork</w:t>
                  </w:r>
                </w:p>
              </w:tc>
            </w:tr>
          </w:tbl>
          <w:p w14:paraId="756BE3B8" w14:textId="77777777" w:rsidR="00A57A9B" w:rsidRDefault="00A57A9B" w:rsidP="00C742E0"/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978"/>
              <w:gridCol w:w="670"/>
            </w:tblGrid>
            <w:tr w:rsidR="0030508B" w:rsidRPr="00433957" w14:paraId="46AC49C9" w14:textId="77777777" w:rsidTr="001C1562">
              <w:tc>
                <w:tcPr>
                  <w:tcW w:w="5000" w:type="pct"/>
                  <w:gridSpan w:val="2"/>
                </w:tcPr>
                <w:tbl>
                  <w:tblPr>
                    <w:tblStyle w:val="TableGrid"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3648"/>
                  </w:tblGrid>
                  <w:tr w:rsidR="0030508B" w:rsidRPr="002A50A4" w14:paraId="2935BFC4" w14:textId="77777777" w:rsidTr="001C1562">
                    <w:tc>
                      <w:tcPr>
                        <w:tcW w:w="5000" w:type="pct"/>
                      </w:tcPr>
                      <w:p w14:paraId="21F7599E" w14:textId="77777777" w:rsidR="0030508B" w:rsidRPr="002A50A4" w:rsidRDefault="0030508B" w:rsidP="009B409E">
                        <w:pPr>
                          <w:pStyle w:val="Heading2"/>
                          <w:framePr w:wrap="around"/>
                        </w:pPr>
                        <w:r w:rsidRPr="002A50A4">
                          <w:t>Summary</w:t>
                        </w:r>
                      </w:p>
                    </w:tc>
                  </w:tr>
                  <w:tr w:rsidR="0030508B" w:rsidRPr="002A50A4" w14:paraId="19ED52DD" w14:textId="77777777" w:rsidTr="001C1562">
                    <w:tc>
                      <w:tcPr>
                        <w:tcW w:w="5000" w:type="pct"/>
                      </w:tcPr>
                      <w:p w14:paraId="0E0A92FB" w14:textId="55BFFACD" w:rsidR="0030508B" w:rsidRPr="002A50A4" w:rsidRDefault="0030508B" w:rsidP="009B409E">
                        <w:pPr>
                          <w:pStyle w:val="Small"/>
                          <w:framePr w:wrap="around"/>
                        </w:pPr>
                        <w:r w:rsidRPr="002A50A4">
                          <w:t>Postdoctoral Researcher and Medical Writer with an M</w:t>
                        </w:r>
                        <w:r w:rsidR="00445FCD">
                          <w:rPr>
                            <w:rFonts w:hint="eastAsia"/>
                            <w:lang w:eastAsia="ko-KR"/>
                          </w:rPr>
                          <w:t>.D.</w:t>
                        </w:r>
                        <w:r w:rsidRPr="002A50A4">
                          <w:t xml:space="preserve"> and current PhD student. Five years of experience leading projects and publishing 13 peer-reviewed articles (three in Q1 journals) with the following study designs: </w:t>
                        </w:r>
                      </w:p>
                      <w:p w14:paraId="46B55351" w14:textId="77777777" w:rsidR="0030508B" w:rsidRPr="002A50A4" w:rsidRDefault="0030508B" w:rsidP="009B409E">
                        <w:pPr>
                          <w:pStyle w:val="Small"/>
                          <w:framePr w:wrap="around"/>
                        </w:pPr>
                      </w:p>
                      <w:p w14:paraId="354A23BE" w14:textId="446B0455" w:rsidR="0030508B" w:rsidRPr="00C640D1" w:rsidRDefault="009B409E" w:rsidP="009B409E">
                        <w:pPr>
                          <w:pStyle w:val="Small-List"/>
                          <w:framePr w:wrap="around"/>
                        </w:pPr>
                        <w:r>
                          <w:t>S</w:t>
                        </w:r>
                        <w:r w:rsidR="0030508B" w:rsidRPr="00C640D1">
                          <w:t xml:space="preserve">ystematic </w:t>
                        </w:r>
                        <w:r>
                          <w:t>R</w:t>
                        </w:r>
                        <w:r w:rsidR="0030508B" w:rsidRPr="00C640D1">
                          <w:t xml:space="preserve">eview and </w:t>
                        </w:r>
                        <w:r>
                          <w:t>M</w:t>
                        </w:r>
                        <w:r w:rsidR="0030508B" w:rsidRPr="00C640D1">
                          <w:t>eta-</w:t>
                        </w:r>
                        <w:r>
                          <w:t>A</w:t>
                        </w:r>
                        <w:r w:rsidR="0030508B" w:rsidRPr="00C640D1">
                          <w:t>nalysis</w:t>
                        </w:r>
                      </w:p>
                      <w:p w14:paraId="7849F747" w14:textId="3E29ABA6" w:rsidR="0030508B" w:rsidRPr="00C640D1" w:rsidRDefault="009B409E" w:rsidP="009B409E">
                        <w:pPr>
                          <w:pStyle w:val="Small-List"/>
                          <w:framePr w:wrap="around"/>
                        </w:pPr>
                        <w:r>
                          <w:t>T</w:t>
                        </w:r>
                        <w:r w:rsidR="0030508B" w:rsidRPr="00C640D1">
                          <w:t xml:space="preserve">echnical </w:t>
                        </w:r>
                        <w:r>
                          <w:t>N</w:t>
                        </w:r>
                        <w:r w:rsidR="0030508B" w:rsidRPr="00C640D1">
                          <w:t>ote</w:t>
                        </w:r>
                      </w:p>
                      <w:p w14:paraId="49EADFA9" w14:textId="26E756E1" w:rsidR="0030508B" w:rsidRPr="00C640D1" w:rsidRDefault="009B409E" w:rsidP="009B409E">
                        <w:pPr>
                          <w:pStyle w:val="Small-List"/>
                          <w:framePr w:wrap="around"/>
                        </w:pPr>
                        <w:r>
                          <w:t>C</w:t>
                        </w:r>
                        <w:r w:rsidR="0030508B" w:rsidRPr="00C640D1">
                          <w:t xml:space="preserve">ase </w:t>
                        </w:r>
                        <w:r>
                          <w:t>R</w:t>
                        </w:r>
                        <w:r w:rsidR="0030508B" w:rsidRPr="00C640D1">
                          <w:t>eports</w:t>
                        </w:r>
                        <w:r>
                          <w:t>/S</w:t>
                        </w:r>
                        <w:r w:rsidR="0030508B" w:rsidRPr="00C640D1">
                          <w:t>eries</w:t>
                        </w:r>
                      </w:p>
                      <w:p w14:paraId="5293225F" w14:textId="708D6841" w:rsidR="0030508B" w:rsidRPr="00C640D1" w:rsidRDefault="009B409E" w:rsidP="009B409E">
                        <w:pPr>
                          <w:pStyle w:val="Small-List"/>
                          <w:framePr w:wrap="around"/>
                        </w:pPr>
                        <w:r>
                          <w:t>C</w:t>
                        </w:r>
                        <w:r w:rsidR="0030508B" w:rsidRPr="00C640D1">
                          <w:t>ase-</w:t>
                        </w:r>
                        <w:r>
                          <w:t>C</w:t>
                        </w:r>
                        <w:r w:rsidR="0030508B" w:rsidRPr="00C640D1">
                          <w:t xml:space="preserve">ontrol </w:t>
                        </w:r>
                        <w:r>
                          <w:t>S</w:t>
                        </w:r>
                        <w:r w:rsidR="0030508B" w:rsidRPr="00C640D1">
                          <w:t>tud</w:t>
                        </w:r>
                        <w:r w:rsidR="007F1F10">
                          <w:t>y</w:t>
                        </w:r>
                      </w:p>
                      <w:p w14:paraId="719A7764" w14:textId="6EB594F0" w:rsidR="0030508B" w:rsidRPr="00C640D1" w:rsidRDefault="007F1F10" w:rsidP="009B409E">
                        <w:pPr>
                          <w:pStyle w:val="Small-List"/>
                          <w:framePr w:wrap="around"/>
                        </w:pPr>
                        <w:r>
                          <w:t>Letter to the Editor</w:t>
                        </w:r>
                      </w:p>
                      <w:p w14:paraId="11C14088" w14:textId="77777777" w:rsidR="007F1F10" w:rsidRDefault="007F1F10" w:rsidP="009B409E">
                        <w:pPr>
                          <w:pStyle w:val="Small"/>
                          <w:framePr w:wrap="around"/>
                        </w:pP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716"/>
                          <w:gridCol w:w="1860"/>
                        </w:tblGrid>
                        <w:tr w:rsidR="009B409E" w:rsidRPr="00433957" w14:paraId="69C3A879" w14:textId="77777777" w:rsidTr="007F1F10">
                          <w:tc>
                            <w:tcPr>
                              <w:tcW w:w="1716" w:type="dxa"/>
                            </w:tcPr>
                            <w:p w14:paraId="7761763B" w14:textId="2C0BCCE2" w:rsidR="009B409E" w:rsidRPr="00433957" w:rsidRDefault="009B409E" w:rsidP="009B409E">
                              <w:pPr>
                                <w:framePr w:wrap="around" w:vAnchor="text" w:hAnchor="page" w:xAlign="center" w:y="1"/>
                                <w:suppressOverlap/>
                              </w:pPr>
                              <w:r w:rsidRPr="009B7F1F">
                                <w:rPr>
                                  <w:noProof/>
                                </w:rPr>
                                <w:drawing>
                                  <wp:inline distT="0" distB="0" distL="0" distR="0" wp14:anchorId="5BBFC4A7" wp14:editId="2F26166E">
                                    <wp:extent cx="1090029" cy="924604"/>
                                    <wp:effectExtent l="0" t="0" r="0" b="8890"/>
                                    <wp:docPr id="15" name="Picture 1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" name="Picture 15"/>
                                            <pic:cNvPicPr/>
                                          </pic:nvPicPr>
                                          <pic:blipFill>
                                            <a:blip r:embed="rId26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90029" cy="92460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860" w:type="dxa"/>
                              <w:vAlign w:val="center"/>
                            </w:tcPr>
                            <w:p w14:paraId="2CAFA7C3" w14:textId="749D8066" w:rsidR="009B409E" w:rsidRPr="00433957" w:rsidRDefault="009B409E" w:rsidP="009B409E">
                              <w:pPr>
                                <w:framePr w:wrap="around" w:vAnchor="text" w:hAnchor="page" w:xAlign="center" w:y="1"/>
                                <w:suppressOverlap/>
                              </w:pPr>
                              <w:r w:rsidRPr="009B7F1F">
                                <w:rPr>
                                  <w:noProof/>
                                </w:rPr>
                                <w:drawing>
                                  <wp:inline distT="0" distB="0" distL="0" distR="0" wp14:anchorId="5953BDF1" wp14:editId="7BE584D7">
                                    <wp:extent cx="1178061" cy="422184"/>
                                    <wp:effectExtent l="0" t="0" r="3175" b="0"/>
                                    <wp:docPr id="14" name="Picture 1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" name="Picture 14"/>
                                            <pic:cNvPicPr/>
                                          </pic:nvPicPr>
                                          <pic:blipFill>
                                            <a:blip r:embed="rId27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78061" cy="42218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52368F7" w14:textId="77777777" w:rsidR="007F1F10" w:rsidRDefault="007F1F10" w:rsidP="007F1F10">
                        <w:pPr>
                          <w:pStyle w:val="Small"/>
                          <w:framePr w:wrap="auto" w:vAnchor="margin" w:hAnchor="text" w:xAlign="left" w:yAlign="inline"/>
                          <w:suppressOverlap w:val="0"/>
                        </w:pPr>
                      </w:p>
                      <w:p w14:paraId="3E2B306B" w14:textId="2A7E8D42" w:rsidR="009B409E" w:rsidRPr="002A50A4" w:rsidRDefault="007F1F10" w:rsidP="007F1F10">
                        <w:pPr>
                          <w:pStyle w:val="Small"/>
                          <w:framePr w:wrap="auto" w:vAnchor="margin" w:hAnchor="text" w:xAlign="left" w:yAlign="inline"/>
                          <w:suppressOverlap w:val="0"/>
                        </w:pPr>
                        <w:r w:rsidRPr="002A50A4">
                          <w:t>Knowledge and skilled in PRISMA guidelines and flowcharts, data extraction and abstraction, and evidence synthesis using Python, R, Covidence, DistillerSR, and RevMan.</w:t>
                        </w:r>
                      </w:p>
                    </w:tc>
                  </w:tr>
                  <w:tr w:rsidR="009B409E" w:rsidRPr="002A50A4" w14:paraId="0D523CE1" w14:textId="77777777" w:rsidTr="001C1562">
                    <w:tc>
                      <w:tcPr>
                        <w:tcW w:w="5000" w:type="pct"/>
                      </w:tcPr>
                      <w:p w14:paraId="2C106DD5" w14:textId="77777777" w:rsidR="009B409E" w:rsidRPr="002A50A4" w:rsidRDefault="009B409E" w:rsidP="009B409E">
                        <w:pPr>
                          <w:pStyle w:val="Small"/>
                          <w:framePr w:wrap="around"/>
                        </w:pPr>
                      </w:p>
                    </w:tc>
                  </w:tr>
                </w:tbl>
                <w:p w14:paraId="5A63EDF2" w14:textId="77777777" w:rsidR="0030508B" w:rsidRPr="00433957" w:rsidRDefault="0030508B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</w:tr>
            <w:tr w:rsidR="001B37C0" w:rsidRPr="00433957" w14:paraId="05D50B52" w14:textId="77777777" w:rsidTr="001C1562">
              <w:tc>
                <w:tcPr>
                  <w:tcW w:w="5000" w:type="pct"/>
                  <w:gridSpan w:val="2"/>
                </w:tcPr>
                <w:p w14:paraId="5D14E654" w14:textId="6F148B76" w:rsidR="00863384" w:rsidRPr="00863384" w:rsidRDefault="00773998" w:rsidP="009B409E">
                  <w:pPr>
                    <w:pStyle w:val="Heading2"/>
                    <w:framePr w:wrap="around"/>
                  </w:pPr>
                  <w:r>
                    <w:t xml:space="preserve">Research </w:t>
                  </w:r>
                  <w:r w:rsidR="001B37C0">
                    <w:t>Stats</w:t>
                  </w:r>
                </w:p>
              </w:tc>
            </w:tr>
            <w:tr w:rsidR="00863384" w:rsidRPr="00433957" w14:paraId="6877BEB8" w14:textId="77777777" w:rsidTr="001C1562">
              <w:tc>
                <w:tcPr>
                  <w:tcW w:w="4082" w:type="pct"/>
                </w:tcPr>
                <w:p w14:paraId="46F6CE2A" w14:textId="02CA4BB5" w:rsidR="00863384" w:rsidRDefault="00863384" w:rsidP="009B409E">
                  <w:pPr>
                    <w:pStyle w:val="Small"/>
                    <w:framePr w:wrap="around"/>
                  </w:pPr>
                  <w:r>
                    <w:t>Research Interest Score</w:t>
                  </w:r>
                </w:p>
              </w:tc>
              <w:tc>
                <w:tcPr>
                  <w:tcW w:w="918" w:type="pct"/>
                  <w:vAlign w:val="center"/>
                </w:tcPr>
                <w:p w14:paraId="054FFBB3" w14:textId="25971BA9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89.8</w:t>
                  </w:r>
                </w:p>
              </w:tc>
            </w:tr>
            <w:tr w:rsidR="00DB7527" w:rsidRPr="00433957" w14:paraId="54972866" w14:textId="77777777" w:rsidTr="001C1562">
              <w:tc>
                <w:tcPr>
                  <w:tcW w:w="4082" w:type="pct"/>
                </w:tcPr>
                <w:p w14:paraId="4583275A" w14:textId="19CAFAB6" w:rsidR="00DB7527" w:rsidRDefault="00DB7527" w:rsidP="009B409E">
                  <w:pPr>
                    <w:pStyle w:val="Small"/>
                    <w:framePr w:wrap="around"/>
                  </w:pPr>
                  <w:r>
                    <w:t>Citations</w:t>
                  </w:r>
                </w:p>
              </w:tc>
              <w:tc>
                <w:tcPr>
                  <w:tcW w:w="918" w:type="pct"/>
                  <w:vAlign w:val="center"/>
                </w:tcPr>
                <w:p w14:paraId="6F3B64CE" w14:textId="1B00DE54" w:rsidR="00DB7527" w:rsidRDefault="00DB7527" w:rsidP="009B409E">
                  <w:pPr>
                    <w:pStyle w:val="Small"/>
                    <w:framePr w:wrap="around"/>
                    <w:jc w:val="right"/>
                  </w:pPr>
                  <w:r>
                    <w:t>58</w:t>
                  </w:r>
                </w:p>
              </w:tc>
            </w:tr>
            <w:tr w:rsidR="00DB7527" w:rsidRPr="00433957" w14:paraId="2ECE53AF" w14:textId="77777777" w:rsidTr="001C1562">
              <w:tc>
                <w:tcPr>
                  <w:tcW w:w="4082" w:type="pct"/>
                </w:tcPr>
                <w:p w14:paraId="4B3FF6B2" w14:textId="0B5DF790" w:rsidR="00DB7527" w:rsidRDefault="00DB7527" w:rsidP="009B409E">
                  <w:pPr>
                    <w:pStyle w:val="Small"/>
                    <w:framePr w:wrap="around"/>
                  </w:pPr>
                  <w:r>
                    <w:t>h-Index</w:t>
                  </w:r>
                </w:p>
              </w:tc>
              <w:tc>
                <w:tcPr>
                  <w:tcW w:w="918" w:type="pct"/>
                  <w:vAlign w:val="center"/>
                </w:tcPr>
                <w:p w14:paraId="6FE7E879" w14:textId="2EEF07E2" w:rsidR="00DB7527" w:rsidRDefault="00DB7527" w:rsidP="009B409E">
                  <w:pPr>
                    <w:pStyle w:val="Small"/>
                    <w:framePr w:wrap="around"/>
                    <w:jc w:val="right"/>
                  </w:pPr>
                  <w:r>
                    <w:t>4</w:t>
                  </w:r>
                </w:p>
              </w:tc>
            </w:tr>
            <w:tr w:rsidR="00DB7527" w:rsidRPr="00433957" w14:paraId="0812C867" w14:textId="77777777" w:rsidTr="001C1562">
              <w:tc>
                <w:tcPr>
                  <w:tcW w:w="4082" w:type="pct"/>
                </w:tcPr>
                <w:p w14:paraId="7FC8C375" w14:textId="230E4843" w:rsidR="00DB7527" w:rsidRDefault="00DB7527" w:rsidP="009B409E">
                  <w:pPr>
                    <w:pStyle w:val="Small"/>
                    <w:framePr w:wrap="around"/>
                  </w:pPr>
                  <w:r>
                    <w:t>Recommendations</w:t>
                  </w:r>
                </w:p>
              </w:tc>
              <w:tc>
                <w:tcPr>
                  <w:tcW w:w="918" w:type="pct"/>
                  <w:vAlign w:val="center"/>
                </w:tcPr>
                <w:p w14:paraId="53FF66AC" w14:textId="75F7000A" w:rsidR="00DB7527" w:rsidRDefault="00DB7527" w:rsidP="009B409E">
                  <w:pPr>
                    <w:pStyle w:val="Small"/>
                    <w:framePr w:wrap="around"/>
                    <w:jc w:val="right"/>
                  </w:pPr>
                  <w:r>
                    <w:t>33</w:t>
                  </w:r>
                </w:p>
              </w:tc>
            </w:tr>
            <w:tr w:rsidR="00DB7527" w:rsidRPr="00433957" w14:paraId="09193F4A" w14:textId="77777777" w:rsidTr="001C1562">
              <w:tc>
                <w:tcPr>
                  <w:tcW w:w="4082" w:type="pct"/>
                </w:tcPr>
                <w:p w14:paraId="24E181C9" w14:textId="1FC96756" w:rsidR="00DB7527" w:rsidRDefault="00DB7527" w:rsidP="009B409E">
                  <w:pPr>
                    <w:pStyle w:val="Small"/>
                    <w:framePr w:wrap="around"/>
                  </w:pPr>
                  <w:r>
                    <w:t>Reads</w:t>
                  </w:r>
                </w:p>
              </w:tc>
              <w:tc>
                <w:tcPr>
                  <w:tcW w:w="918" w:type="pct"/>
                  <w:vAlign w:val="center"/>
                </w:tcPr>
                <w:p w14:paraId="7A3CC9DE" w14:textId="0C8E10B5" w:rsidR="00DB7527" w:rsidRDefault="00DB7527" w:rsidP="009B409E">
                  <w:pPr>
                    <w:pStyle w:val="Small"/>
                    <w:framePr w:wrap="around"/>
                    <w:jc w:val="right"/>
                  </w:pPr>
                  <w:r>
                    <w:t>2,701</w:t>
                  </w:r>
                </w:p>
              </w:tc>
            </w:tr>
            <w:tr w:rsidR="00BD6C34" w:rsidRPr="00433957" w14:paraId="6C26EA8C" w14:textId="77777777" w:rsidTr="001C1562">
              <w:tc>
                <w:tcPr>
                  <w:tcW w:w="4082" w:type="pct"/>
                </w:tcPr>
                <w:p w14:paraId="6686D1CD" w14:textId="4921400C" w:rsidR="00BD6C34" w:rsidRPr="00BD6C34" w:rsidRDefault="00BD6C34" w:rsidP="009B409E">
                  <w:pPr>
                    <w:pStyle w:val="Small"/>
                    <w:framePr w:wrap="around"/>
                    <w:rPr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Authorship</w:t>
                  </w:r>
                </w:p>
              </w:tc>
              <w:tc>
                <w:tcPr>
                  <w:tcW w:w="918" w:type="pct"/>
                  <w:vAlign w:val="center"/>
                </w:tcPr>
                <w:p w14:paraId="5D2B9603" w14:textId="77777777" w:rsidR="00BD6C34" w:rsidRDefault="00BD6C34" w:rsidP="009B409E">
                  <w:pPr>
                    <w:pStyle w:val="Small"/>
                    <w:framePr w:wrap="around"/>
                    <w:jc w:val="right"/>
                  </w:pPr>
                </w:p>
              </w:tc>
            </w:tr>
            <w:tr w:rsidR="00863384" w:rsidRPr="00433957" w14:paraId="7CDA6B44" w14:textId="77777777" w:rsidTr="001C1562">
              <w:tc>
                <w:tcPr>
                  <w:tcW w:w="4082" w:type="pct"/>
                </w:tcPr>
                <w:p w14:paraId="449AF468" w14:textId="4E53DAFD" w:rsidR="00863384" w:rsidRDefault="002D63B1" w:rsidP="009B409E">
                  <w:pPr>
                    <w:pStyle w:val="Small"/>
                    <w:framePr w:wrap="around"/>
                  </w:pPr>
                  <w:r>
                    <w:t xml:space="preserve">  </w:t>
                  </w:r>
                  <w:r w:rsidR="00863384">
                    <w:t>1</w:t>
                  </w:r>
                  <w:r w:rsidR="00863384" w:rsidRPr="00863384">
                    <w:rPr>
                      <w:vertAlign w:val="superscript"/>
                    </w:rPr>
                    <w:t>st</w:t>
                  </w:r>
                </w:p>
              </w:tc>
              <w:tc>
                <w:tcPr>
                  <w:tcW w:w="918" w:type="pct"/>
                  <w:vAlign w:val="center"/>
                </w:tcPr>
                <w:p w14:paraId="079F144C" w14:textId="17BFD8DA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2</w:t>
                  </w:r>
                </w:p>
              </w:tc>
            </w:tr>
            <w:tr w:rsidR="00863384" w:rsidRPr="00433957" w14:paraId="6A3B9008" w14:textId="77777777" w:rsidTr="001C1562">
              <w:tc>
                <w:tcPr>
                  <w:tcW w:w="4082" w:type="pct"/>
                </w:tcPr>
                <w:p w14:paraId="41259E92" w14:textId="13D312BC" w:rsidR="00863384" w:rsidRDefault="002D63B1" w:rsidP="009B409E">
                  <w:pPr>
                    <w:pStyle w:val="Small"/>
                    <w:framePr w:wrap="around"/>
                  </w:pPr>
                  <w:r>
                    <w:t xml:space="preserve">  </w:t>
                  </w:r>
                  <w:r w:rsidR="00863384">
                    <w:t>2</w:t>
                  </w:r>
                  <w:r w:rsidR="00863384" w:rsidRPr="00863384">
                    <w:rPr>
                      <w:vertAlign w:val="superscript"/>
                    </w:rPr>
                    <w:t>nd</w:t>
                  </w:r>
                  <w:r w:rsidR="00863384">
                    <w:t xml:space="preserve"> </w:t>
                  </w:r>
                </w:p>
              </w:tc>
              <w:tc>
                <w:tcPr>
                  <w:tcW w:w="918" w:type="pct"/>
                  <w:vAlign w:val="center"/>
                </w:tcPr>
                <w:p w14:paraId="5B411125" w14:textId="7BA11193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5</w:t>
                  </w:r>
                </w:p>
              </w:tc>
            </w:tr>
            <w:tr w:rsidR="00863384" w:rsidRPr="00433957" w14:paraId="2EE36A79" w14:textId="77777777" w:rsidTr="001C1562">
              <w:tc>
                <w:tcPr>
                  <w:tcW w:w="4082" w:type="pct"/>
                </w:tcPr>
                <w:p w14:paraId="0205F0ED" w14:textId="148E6BD3" w:rsidR="00863384" w:rsidRDefault="002D63B1" w:rsidP="009B409E">
                  <w:pPr>
                    <w:pStyle w:val="Small"/>
                    <w:framePr w:wrap="around"/>
                    <w:rPr>
                      <w:lang w:eastAsia="ko-KR"/>
                    </w:rPr>
                  </w:pPr>
                  <w:r>
                    <w:t xml:space="preserve">  </w:t>
                  </w:r>
                  <w:r w:rsidR="00863384">
                    <w:t>3</w:t>
                  </w:r>
                  <w:r w:rsidR="00BD6C34" w:rsidRPr="00BD6C34">
                    <w:rPr>
                      <w:rFonts w:hint="eastAsia"/>
                      <w:vertAlign w:val="superscript"/>
                      <w:lang w:eastAsia="ko-KR"/>
                    </w:rPr>
                    <w:t>rd</w:t>
                  </w:r>
                  <w:r w:rsidR="00BD6C34">
                    <w:rPr>
                      <w:rFonts w:hint="eastAsia"/>
                      <w:lang w:eastAsia="ko-KR"/>
                    </w:rPr>
                    <w:t xml:space="preserve"> </w:t>
                  </w:r>
                </w:p>
              </w:tc>
              <w:tc>
                <w:tcPr>
                  <w:tcW w:w="918" w:type="pct"/>
                  <w:vAlign w:val="center"/>
                </w:tcPr>
                <w:p w14:paraId="38F87669" w14:textId="45F46945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4</w:t>
                  </w:r>
                </w:p>
              </w:tc>
            </w:tr>
            <w:tr w:rsidR="00863384" w:rsidRPr="00433957" w14:paraId="1996B568" w14:textId="77777777" w:rsidTr="001C1562">
              <w:tc>
                <w:tcPr>
                  <w:tcW w:w="4082" w:type="pct"/>
                </w:tcPr>
                <w:p w14:paraId="2980A2C2" w14:textId="36CB3C5E" w:rsidR="00863384" w:rsidRDefault="002D63B1" w:rsidP="009B409E">
                  <w:pPr>
                    <w:pStyle w:val="Small"/>
                    <w:framePr w:wrap="around"/>
                  </w:pPr>
                  <w:r>
                    <w:t xml:space="preserve">  </w:t>
                  </w:r>
                  <w:r w:rsidR="00863384">
                    <w:t>Last</w:t>
                  </w:r>
                </w:p>
              </w:tc>
              <w:tc>
                <w:tcPr>
                  <w:tcW w:w="918" w:type="pct"/>
                  <w:vAlign w:val="center"/>
                </w:tcPr>
                <w:p w14:paraId="46F0A92B" w14:textId="7BD63DB4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1</w:t>
                  </w:r>
                </w:p>
              </w:tc>
            </w:tr>
            <w:tr w:rsidR="00863384" w:rsidRPr="00433957" w14:paraId="0B91F50B" w14:textId="77777777" w:rsidTr="001C1562">
              <w:tc>
                <w:tcPr>
                  <w:tcW w:w="4082" w:type="pct"/>
                </w:tcPr>
                <w:p w14:paraId="2AA63DC8" w14:textId="2E8E8CBC" w:rsidR="00863384" w:rsidRPr="00863384" w:rsidRDefault="00BD6C34" w:rsidP="009B409E">
                  <w:pPr>
                    <w:pStyle w:val="Small"/>
                    <w:framePr w:wrap="around"/>
                    <w:rPr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Publication in Q1 Journals</w:t>
                  </w:r>
                </w:p>
              </w:tc>
              <w:tc>
                <w:tcPr>
                  <w:tcW w:w="918" w:type="pct"/>
                  <w:vAlign w:val="center"/>
                </w:tcPr>
                <w:p w14:paraId="469CE1DF" w14:textId="2E86D7D2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3</w:t>
                  </w:r>
                </w:p>
              </w:tc>
            </w:tr>
            <w:tr w:rsidR="00863384" w:rsidRPr="00433957" w14:paraId="603AFF25" w14:textId="77777777" w:rsidTr="001C1562">
              <w:tc>
                <w:tcPr>
                  <w:tcW w:w="4082" w:type="pct"/>
                </w:tcPr>
                <w:p w14:paraId="0C43D41E" w14:textId="56A2A585" w:rsidR="00863384" w:rsidRDefault="00863384" w:rsidP="009B409E">
                  <w:pPr>
                    <w:pStyle w:val="Small"/>
                    <w:framePr w:wrap="around"/>
                  </w:pPr>
                  <w:r>
                    <w:t>Total Number of Publications</w:t>
                  </w:r>
                </w:p>
              </w:tc>
              <w:tc>
                <w:tcPr>
                  <w:tcW w:w="918" w:type="pct"/>
                  <w:vAlign w:val="center"/>
                </w:tcPr>
                <w:p w14:paraId="212D419E" w14:textId="0AA588E2" w:rsidR="00863384" w:rsidRDefault="00863384" w:rsidP="009B409E">
                  <w:pPr>
                    <w:pStyle w:val="Small"/>
                    <w:framePr w:wrap="around"/>
                    <w:jc w:val="right"/>
                  </w:pPr>
                  <w:r>
                    <w:t>14</w:t>
                  </w:r>
                </w:p>
              </w:tc>
            </w:tr>
            <w:tr w:rsidR="00BD6C34" w:rsidRPr="00433957" w14:paraId="671E2132" w14:textId="77777777" w:rsidTr="001C1562">
              <w:tc>
                <w:tcPr>
                  <w:tcW w:w="4082" w:type="pct"/>
                </w:tcPr>
                <w:p w14:paraId="58B8D586" w14:textId="2BE0B49C" w:rsidR="00BD6C34" w:rsidRDefault="00BD6C34" w:rsidP="009B409E">
                  <w:pPr>
                    <w:pStyle w:val="Small"/>
                    <w:framePr w:wrap="around"/>
                    <w:rPr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Poster Presentations</w:t>
                  </w:r>
                </w:p>
              </w:tc>
              <w:tc>
                <w:tcPr>
                  <w:tcW w:w="918" w:type="pct"/>
                  <w:vAlign w:val="center"/>
                </w:tcPr>
                <w:p w14:paraId="45E46C5E" w14:textId="3C813B27" w:rsidR="00BD6C34" w:rsidRDefault="00BD6C34" w:rsidP="009B409E">
                  <w:pPr>
                    <w:pStyle w:val="Small"/>
                    <w:framePr w:wrap="around"/>
                    <w:jc w:val="right"/>
                    <w:rPr>
                      <w:lang w:eastAsia="ko-KR"/>
                    </w:rPr>
                  </w:pPr>
                  <w:r>
                    <w:rPr>
                      <w:rFonts w:hint="eastAsia"/>
                      <w:lang w:eastAsia="ko-KR"/>
                    </w:rPr>
                    <w:t>6</w:t>
                  </w:r>
                </w:p>
              </w:tc>
            </w:tr>
          </w:tbl>
          <w:p w14:paraId="0BEC15CD" w14:textId="77777777" w:rsidR="009B7F1F" w:rsidRDefault="009B7F1F" w:rsidP="00D260D4"/>
          <w:p w14:paraId="36442ACB" w14:textId="5582B994" w:rsidR="00C52B8D" w:rsidRDefault="00972FBA" w:rsidP="0094275D">
            <w:pPr>
              <w:pStyle w:val="Heading2"/>
              <w:framePr w:wrap="auto" w:vAnchor="margin" w:hAnchor="text" w:xAlign="left" w:yAlign="inline"/>
              <w:suppressOverlap w:val="0"/>
            </w:pPr>
            <w:r>
              <w:t>Medical Writing Skills</w:t>
            </w:r>
          </w:p>
          <w:p w14:paraId="483A0101" w14:textId="235CF247" w:rsidR="00CC7364" w:rsidRPr="00CC7364" w:rsidRDefault="00972FBA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 xml:space="preserve">Manuscript drafting </w:t>
            </w:r>
            <w:r w:rsidRPr="00CC7364">
              <w:t>(case reports and series, cohort and case-control diagnostic studies, and technical notes</w:t>
            </w:r>
            <w:r w:rsidR="00CC7364" w:rsidRPr="00CC7364">
              <w:t>)</w:t>
            </w:r>
          </w:p>
          <w:p w14:paraId="581CCC99" w14:textId="3CDDC860" w:rsidR="00972FBA" w:rsidRPr="00972FBA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 xml:space="preserve">Three publications in Q1 journals in the field of Medicine: Orthopedic Surgery and Sports Medicine </w:t>
            </w:r>
            <w:r w:rsidRPr="00CC7364">
              <w:rPr>
                <w:i/>
                <w:iCs/>
              </w:rPr>
              <w:t>(Letter to the Editor, case-control diagnostic study, systematic review and meta-analysis)</w:t>
            </w:r>
          </w:p>
          <w:p w14:paraId="04190840" w14:textId="4D0CE599" w:rsidR="00972FBA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Systematic and narrative reviews</w:t>
            </w:r>
          </w:p>
          <w:p w14:paraId="254D2A94" w14:textId="4266AF86" w:rsidR="00CC7364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Protocol development and registration on PROSPERO</w:t>
            </w:r>
          </w:p>
          <w:p w14:paraId="004462E1" w14:textId="1B28B363" w:rsidR="00CC7364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PRISMA</w:t>
            </w:r>
          </w:p>
          <w:p w14:paraId="65DADD4F" w14:textId="77777777" w:rsidR="00CC7364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GRADE</w:t>
            </w:r>
          </w:p>
          <w:p w14:paraId="68DD772D" w14:textId="252505BF" w:rsidR="00CC7364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Risk of bias assessment (Cochrane’s Revised RoB2 tool for RCTs, MINORS and NOS for non-randomized observational studies)</w:t>
            </w:r>
          </w:p>
          <w:p w14:paraId="758DC463" w14:textId="2CC08DBA" w:rsidR="00CC7364" w:rsidRPr="00972FBA" w:rsidRDefault="00CC7364" w:rsidP="00C640D1">
            <w:pPr>
              <w:pStyle w:val="Small-List"/>
              <w:framePr w:wrap="auto" w:vAnchor="margin" w:hAnchor="text" w:xAlign="left" w:yAlign="inline"/>
              <w:suppressOverlap w:val="0"/>
            </w:pPr>
            <w:r>
              <w:t>Production of publication-ready figures and tables using Python and R</w:t>
            </w:r>
          </w:p>
          <w:p w14:paraId="6BE74700" w14:textId="77777777" w:rsidR="00972FBA" w:rsidRPr="00C52B8D" w:rsidRDefault="00972FBA" w:rsidP="00C52B8D">
            <w:pPr>
              <w:pStyle w:val="BodyText"/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553"/>
              <w:gridCol w:w="245"/>
              <w:gridCol w:w="244"/>
              <w:gridCol w:w="228"/>
              <w:gridCol w:w="228"/>
              <w:gridCol w:w="239"/>
              <w:gridCol w:w="239"/>
              <w:gridCol w:w="672"/>
            </w:tblGrid>
            <w:tr w:rsidR="00D260D4" w:rsidRPr="003A6953" w14:paraId="54C82F0D" w14:textId="77777777" w:rsidTr="001C1562">
              <w:tc>
                <w:tcPr>
                  <w:tcW w:w="5000" w:type="pct"/>
                  <w:gridSpan w:val="8"/>
                </w:tcPr>
                <w:p w14:paraId="7DF25588" w14:textId="07E15DEB" w:rsidR="00D260D4" w:rsidRPr="00B928C2" w:rsidRDefault="00D260D4" w:rsidP="009B409E">
                  <w:pPr>
                    <w:pStyle w:val="Heading2"/>
                    <w:framePr w:wrap="around"/>
                  </w:pPr>
                  <w:r>
                    <w:t>Languages</w:t>
                  </w:r>
                </w:p>
              </w:tc>
            </w:tr>
            <w:tr w:rsidR="009B7F1F" w:rsidRPr="003A6953" w14:paraId="7F7CFFE7" w14:textId="1FB21916" w:rsidTr="001C1562">
              <w:tc>
                <w:tcPr>
                  <w:tcW w:w="2127" w:type="pct"/>
                </w:tcPr>
                <w:p w14:paraId="446BD6F9" w14:textId="77777777" w:rsidR="007B25FE" w:rsidRPr="003A6953" w:rsidRDefault="007B25FE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336" w:type="pct"/>
                  <w:vAlign w:val="center"/>
                </w:tcPr>
                <w:p w14:paraId="7822F81A" w14:textId="5FBDBD9B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A1</w:t>
                  </w:r>
                </w:p>
              </w:tc>
              <w:tc>
                <w:tcPr>
                  <w:tcW w:w="334" w:type="pct"/>
                  <w:vAlign w:val="center"/>
                </w:tcPr>
                <w:p w14:paraId="709501FE" w14:textId="1C84300C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A2</w:t>
                  </w:r>
                </w:p>
              </w:tc>
              <w:tc>
                <w:tcPr>
                  <w:tcW w:w="313" w:type="pct"/>
                  <w:vAlign w:val="center"/>
                </w:tcPr>
                <w:p w14:paraId="1F7A538E" w14:textId="664D3F52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B1</w:t>
                  </w:r>
                </w:p>
              </w:tc>
              <w:tc>
                <w:tcPr>
                  <w:tcW w:w="313" w:type="pct"/>
                  <w:vAlign w:val="center"/>
                </w:tcPr>
                <w:p w14:paraId="32E41FD1" w14:textId="0AEF9129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B2</w:t>
                  </w:r>
                </w:p>
              </w:tc>
              <w:tc>
                <w:tcPr>
                  <w:tcW w:w="328" w:type="pct"/>
                  <w:vAlign w:val="center"/>
                </w:tcPr>
                <w:p w14:paraId="74A5555C" w14:textId="63317C44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C1</w:t>
                  </w:r>
                </w:p>
              </w:tc>
              <w:tc>
                <w:tcPr>
                  <w:tcW w:w="328" w:type="pct"/>
                  <w:vAlign w:val="center"/>
                </w:tcPr>
                <w:p w14:paraId="05C8B2B8" w14:textId="4C4BA534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2"/>
                      <w:szCs w:val="12"/>
                    </w:rPr>
                  </w:pPr>
                  <w:r w:rsidRPr="000C68EE">
                    <w:rPr>
                      <w:sz w:val="12"/>
                      <w:szCs w:val="12"/>
                    </w:rPr>
                    <w:t>C2</w:t>
                  </w:r>
                </w:p>
              </w:tc>
              <w:tc>
                <w:tcPr>
                  <w:tcW w:w="922" w:type="pct"/>
                </w:tcPr>
                <w:p w14:paraId="0E79142C" w14:textId="77777777" w:rsidR="007B25FE" w:rsidRPr="00B928C2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  <w:sz w:val="16"/>
                      <w:szCs w:val="16"/>
                    </w:rPr>
                  </w:pPr>
                </w:p>
              </w:tc>
            </w:tr>
            <w:tr w:rsidR="009B7F1F" w:rsidRPr="003A6953" w14:paraId="00FA158A" w14:textId="560791C8" w:rsidTr="001C1562">
              <w:tc>
                <w:tcPr>
                  <w:tcW w:w="2127" w:type="pct"/>
                  <w:vAlign w:val="center"/>
                </w:tcPr>
                <w:p w14:paraId="616FEDC8" w14:textId="77777777" w:rsidR="007B25FE" w:rsidRPr="00F33E15" w:rsidRDefault="007B25FE" w:rsidP="009B409E">
                  <w:pPr>
                    <w:pStyle w:val="Small"/>
                    <w:framePr w:wrap="around"/>
                    <w:spacing w:before="60" w:after="60"/>
                  </w:pPr>
                  <w:r w:rsidRPr="00F33E15">
                    <w:t>Korean</w:t>
                  </w:r>
                </w:p>
              </w:tc>
              <w:tc>
                <w:tcPr>
                  <w:tcW w:w="336" w:type="pct"/>
                </w:tcPr>
                <w:p w14:paraId="1E01F9F5" w14:textId="16D31F08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4CDEFFD9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220A0B7D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76678436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7C480898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727EAE85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922" w:type="pct"/>
                  <w:vAlign w:val="center"/>
                </w:tcPr>
                <w:p w14:paraId="7B708F87" w14:textId="791A2A99" w:rsidR="007B25FE" w:rsidRPr="000C68EE" w:rsidRDefault="00DB7527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  <w:sz w:val="14"/>
                      <w:szCs w:val="14"/>
                    </w:rPr>
                  </w:pPr>
                  <w:r>
                    <w:rPr>
                      <w:rFonts w:ascii="Segoe UI Symbol" w:hAnsi="Segoe UI Symbol" w:cs="Segoe UI Symbol"/>
                      <w:sz w:val="14"/>
                      <w:szCs w:val="14"/>
                    </w:rPr>
                    <w:t>C2</w:t>
                  </w:r>
                </w:p>
              </w:tc>
            </w:tr>
            <w:tr w:rsidR="009B7F1F" w:rsidRPr="003A6953" w14:paraId="2073CAE6" w14:textId="283F2122" w:rsidTr="001C1562">
              <w:tc>
                <w:tcPr>
                  <w:tcW w:w="2127" w:type="pct"/>
                  <w:vAlign w:val="center"/>
                </w:tcPr>
                <w:p w14:paraId="1518EDEE" w14:textId="77777777" w:rsidR="007B25FE" w:rsidRPr="00F33E15" w:rsidRDefault="007B25FE" w:rsidP="009B409E">
                  <w:pPr>
                    <w:pStyle w:val="Small"/>
                    <w:framePr w:wrap="around"/>
                    <w:spacing w:before="60" w:after="60"/>
                  </w:pPr>
                  <w:r w:rsidRPr="00F33E15">
                    <w:t>English</w:t>
                  </w:r>
                </w:p>
              </w:tc>
              <w:tc>
                <w:tcPr>
                  <w:tcW w:w="336" w:type="pct"/>
                </w:tcPr>
                <w:p w14:paraId="786C9009" w14:textId="68E4326E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77DEA709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33BAECF2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2520D050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76E46314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32B9E430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922" w:type="pct"/>
                  <w:vAlign w:val="center"/>
                </w:tcPr>
                <w:p w14:paraId="18E6EF31" w14:textId="090FC27A" w:rsidR="007B25FE" w:rsidRPr="000C68EE" w:rsidRDefault="00DB7527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  <w:sz w:val="14"/>
                      <w:szCs w:val="14"/>
                    </w:rPr>
                  </w:pPr>
                  <w:r>
                    <w:rPr>
                      <w:rFonts w:ascii="Segoe UI Symbol" w:hAnsi="Segoe UI Symbol" w:cs="Segoe UI Symbol"/>
                      <w:sz w:val="14"/>
                      <w:szCs w:val="14"/>
                    </w:rPr>
                    <w:t>C2</w:t>
                  </w:r>
                </w:p>
              </w:tc>
            </w:tr>
            <w:tr w:rsidR="009B7F1F" w:rsidRPr="003A6953" w14:paraId="1707D3A7" w14:textId="77777777" w:rsidTr="001C1562">
              <w:tc>
                <w:tcPr>
                  <w:tcW w:w="2127" w:type="pct"/>
                  <w:vAlign w:val="center"/>
                </w:tcPr>
                <w:p w14:paraId="67806821" w14:textId="77777777" w:rsidR="007B25FE" w:rsidRPr="00F33E15" w:rsidRDefault="007B25FE" w:rsidP="009B409E">
                  <w:pPr>
                    <w:pStyle w:val="Small"/>
                    <w:framePr w:wrap="around"/>
                    <w:spacing w:before="60" w:after="60"/>
                  </w:pPr>
                  <w:r>
                    <w:t>Medical Polish</w:t>
                  </w:r>
                </w:p>
              </w:tc>
              <w:tc>
                <w:tcPr>
                  <w:tcW w:w="336" w:type="pct"/>
                </w:tcPr>
                <w:p w14:paraId="4427AB5B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40E59514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429503FF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69C71E68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16E674A5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Emoji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  <w:tc>
                <w:tcPr>
                  <w:tcW w:w="328" w:type="pct"/>
                </w:tcPr>
                <w:p w14:paraId="221590E5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 w:cs="Segoe UI Emoji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  <w:tc>
                <w:tcPr>
                  <w:tcW w:w="922" w:type="pct"/>
                  <w:vAlign w:val="center"/>
                </w:tcPr>
                <w:p w14:paraId="30646873" w14:textId="77777777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Emoji"/>
                      <w:sz w:val="14"/>
                      <w:szCs w:val="14"/>
                    </w:rPr>
                  </w:pPr>
                  <w:r w:rsidRPr="000C68EE">
                    <w:rPr>
                      <w:sz w:val="14"/>
                      <w:szCs w:val="14"/>
                    </w:rPr>
                    <w:t>B2/C1</w:t>
                  </w:r>
                </w:p>
              </w:tc>
            </w:tr>
            <w:tr w:rsidR="009B7F1F" w:rsidRPr="003A6953" w14:paraId="7148EF11" w14:textId="6E72FC78" w:rsidTr="001C1562">
              <w:tc>
                <w:tcPr>
                  <w:tcW w:w="2127" w:type="pct"/>
                  <w:vAlign w:val="center"/>
                </w:tcPr>
                <w:p w14:paraId="153B9BA5" w14:textId="3CF3408A" w:rsidR="007B25FE" w:rsidRPr="00F33E15" w:rsidRDefault="007B25FE" w:rsidP="009B409E">
                  <w:pPr>
                    <w:pStyle w:val="Small"/>
                    <w:framePr w:wrap="around"/>
                    <w:spacing w:before="60" w:after="60"/>
                  </w:pPr>
                  <w:r>
                    <w:t xml:space="preserve">General </w:t>
                  </w:r>
                  <w:r w:rsidRPr="00F33E15">
                    <w:t>Polish</w:t>
                  </w:r>
                </w:p>
              </w:tc>
              <w:tc>
                <w:tcPr>
                  <w:tcW w:w="336" w:type="pct"/>
                </w:tcPr>
                <w:p w14:paraId="2ACEC45C" w14:textId="72052774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34" w:type="pct"/>
                </w:tcPr>
                <w:p w14:paraId="594FD8D5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673E544B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13" w:type="pct"/>
                </w:tcPr>
                <w:p w14:paraId="5D34B72F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328" w:type="pct"/>
                </w:tcPr>
                <w:p w14:paraId="4A645C2B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  <w:tc>
                <w:tcPr>
                  <w:tcW w:w="328" w:type="pct"/>
                </w:tcPr>
                <w:p w14:paraId="0730AC26" w14:textId="77777777" w:rsidR="007B25FE" w:rsidRPr="0029656D" w:rsidRDefault="007B25FE" w:rsidP="009B409E">
                  <w:pPr>
                    <w:framePr w:wrap="around" w:vAnchor="text" w:hAnchor="page" w:xAlign="center" w:y="1"/>
                    <w:suppressOverlap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  <w:tc>
                <w:tcPr>
                  <w:tcW w:w="922" w:type="pct"/>
                  <w:vAlign w:val="center"/>
                </w:tcPr>
                <w:p w14:paraId="4C4C8759" w14:textId="3E305B02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Emoji"/>
                      <w:sz w:val="14"/>
                      <w:szCs w:val="14"/>
                    </w:rPr>
                  </w:pPr>
                  <w:r w:rsidRPr="000C68EE">
                    <w:rPr>
                      <w:sz w:val="14"/>
                      <w:szCs w:val="14"/>
                    </w:rPr>
                    <w:t>B2</w:t>
                  </w:r>
                </w:p>
              </w:tc>
            </w:tr>
          </w:tbl>
          <w:p w14:paraId="6D184F0F" w14:textId="77777777" w:rsidR="00C52B8D" w:rsidRPr="00C52B8D" w:rsidRDefault="00C52B8D" w:rsidP="00C52B8D">
            <w:pPr>
              <w:pStyle w:val="BodyText"/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780"/>
              <w:gridCol w:w="843"/>
              <w:gridCol w:w="1113"/>
              <w:gridCol w:w="912"/>
            </w:tblGrid>
            <w:tr w:rsidR="00C52B8D" w:rsidRPr="003A6953" w14:paraId="54006E6F" w14:textId="77777777" w:rsidTr="001C1562">
              <w:tc>
                <w:tcPr>
                  <w:tcW w:w="5000" w:type="pct"/>
                  <w:gridSpan w:val="4"/>
                </w:tcPr>
                <w:p w14:paraId="71653DCA" w14:textId="3A9AC767" w:rsidR="00C52B8D" w:rsidRPr="00DB7527" w:rsidRDefault="00C52B8D" w:rsidP="009B409E">
                  <w:pPr>
                    <w:pStyle w:val="Heading2"/>
                    <w:framePr w:wrap="around"/>
                  </w:pPr>
                  <w:r>
                    <w:lastRenderedPageBreak/>
                    <w:t>Skills</w:t>
                  </w:r>
                </w:p>
              </w:tc>
            </w:tr>
            <w:tr w:rsidR="009B7F1F" w:rsidRPr="003A6953" w14:paraId="115A7E66" w14:textId="77777777" w:rsidTr="001C1562">
              <w:tc>
                <w:tcPr>
                  <w:tcW w:w="1070" w:type="pct"/>
                </w:tcPr>
                <w:p w14:paraId="64C9D952" w14:textId="77777777" w:rsidR="00C52B8D" w:rsidRPr="003A6953" w:rsidRDefault="00C52B8D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1155" w:type="pct"/>
                  <w:vAlign w:val="center"/>
                </w:tcPr>
                <w:p w14:paraId="2EA30A3D" w14:textId="47D5DEF6" w:rsidR="007B25FE" w:rsidRPr="00DB7527" w:rsidRDefault="007B25FE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DB7527">
                    <w:rPr>
                      <w:sz w:val="16"/>
                      <w:szCs w:val="16"/>
                    </w:rPr>
                    <w:t>Beginner</w:t>
                  </w:r>
                </w:p>
              </w:tc>
              <w:tc>
                <w:tcPr>
                  <w:tcW w:w="1525" w:type="pct"/>
                  <w:vAlign w:val="center"/>
                </w:tcPr>
                <w:p w14:paraId="3FCC8BC5" w14:textId="33F260F7" w:rsidR="007B25FE" w:rsidRPr="00DB7527" w:rsidRDefault="007B25FE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DB7527">
                    <w:rPr>
                      <w:sz w:val="16"/>
                      <w:szCs w:val="16"/>
                    </w:rPr>
                    <w:t>Intermediate</w:t>
                  </w:r>
                </w:p>
              </w:tc>
              <w:tc>
                <w:tcPr>
                  <w:tcW w:w="1249" w:type="pct"/>
                  <w:vAlign w:val="center"/>
                </w:tcPr>
                <w:p w14:paraId="251AD497" w14:textId="2439ABBC" w:rsidR="007B25FE" w:rsidRPr="00DB7527" w:rsidRDefault="007B25FE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DB7527">
                    <w:rPr>
                      <w:sz w:val="16"/>
                      <w:szCs w:val="16"/>
                    </w:rPr>
                    <w:t>Advanced</w:t>
                  </w:r>
                </w:p>
              </w:tc>
            </w:tr>
            <w:tr w:rsidR="009B7F1F" w:rsidRPr="003A6953" w14:paraId="69505975" w14:textId="77777777" w:rsidTr="001C1562">
              <w:tc>
                <w:tcPr>
                  <w:tcW w:w="1070" w:type="pct"/>
                  <w:vAlign w:val="center"/>
                </w:tcPr>
                <w:p w14:paraId="53271F7D" w14:textId="68ABD208" w:rsidR="00E15664" w:rsidRDefault="00E15664" w:rsidP="009B409E">
                  <w:pPr>
                    <w:pStyle w:val="Small"/>
                    <w:framePr w:wrap="around"/>
                    <w:spacing w:before="60" w:after="60"/>
                  </w:pPr>
                  <w:r>
                    <w:t>Word</w:t>
                  </w:r>
                </w:p>
              </w:tc>
              <w:tc>
                <w:tcPr>
                  <w:tcW w:w="1155" w:type="pct"/>
                </w:tcPr>
                <w:p w14:paraId="1EEFF194" w14:textId="5814CA05" w:rsidR="00E15664" w:rsidRPr="004A0ED5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</w:tcPr>
                <w:p w14:paraId="76137535" w14:textId="309701F3" w:rsidR="00E15664" w:rsidRPr="004A0ED5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</w:tcPr>
                <w:p w14:paraId="6384662B" w14:textId="2C32A2D7" w:rsidR="00E15664" w:rsidRPr="004A0ED5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</w:tr>
            <w:tr w:rsidR="009B7F1F" w:rsidRPr="003A6953" w14:paraId="0FDDEE8C" w14:textId="77777777" w:rsidTr="001C1562">
              <w:tc>
                <w:tcPr>
                  <w:tcW w:w="1070" w:type="pct"/>
                  <w:vAlign w:val="center"/>
                </w:tcPr>
                <w:p w14:paraId="75A57766" w14:textId="651828F8" w:rsidR="00E15664" w:rsidRPr="00F33E15" w:rsidRDefault="00E15664" w:rsidP="009B409E">
                  <w:pPr>
                    <w:pStyle w:val="Small"/>
                    <w:framePr w:wrap="around"/>
                    <w:spacing w:before="60" w:after="60"/>
                  </w:pPr>
                  <w:r>
                    <w:t>Excel</w:t>
                  </w:r>
                </w:p>
              </w:tc>
              <w:tc>
                <w:tcPr>
                  <w:tcW w:w="1155" w:type="pct"/>
                </w:tcPr>
                <w:p w14:paraId="67E279C4" w14:textId="65C90C5A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</w:tcPr>
                <w:p w14:paraId="76663BD3" w14:textId="6CEBBB39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</w:tcPr>
                <w:p w14:paraId="4B1215DF" w14:textId="2A7A7471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Cambria Math"/>
                    </w:rPr>
                  </w:pPr>
                  <w:r w:rsidRPr="004A0ED5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</w:tr>
            <w:tr w:rsidR="009B7F1F" w:rsidRPr="003A6953" w14:paraId="281DB056" w14:textId="77777777" w:rsidTr="001C1562">
              <w:tc>
                <w:tcPr>
                  <w:tcW w:w="1070" w:type="pct"/>
                  <w:vAlign w:val="center"/>
                </w:tcPr>
                <w:p w14:paraId="0FBC8848" w14:textId="6D50A527" w:rsidR="00E15664" w:rsidRPr="00F33E15" w:rsidRDefault="00E15664" w:rsidP="009B409E">
                  <w:pPr>
                    <w:pStyle w:val="Small"/>
                    <w:framePr w:wrap="around"/>
                    <w:spacing w:before="60" w:after="60"/>
                  </w:pPr>
                  <w:r>
                    <w:t>Access</w:t>
                  </w:r>
                </w:p>
              </w:tc>
              <w:tc>
                <w:tcPr>
                  <w:tcW w:w="1155" w:type="pct"/>
                  <w:vAlign w:val="center"/>
                </w:tcPr>
                <w:p w14:paraId="4EC4FA89" w14:textId="4D7384FC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75CC4570" w14:textId="63C18B9D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  <w:vAlign w:val="center"/>
                </w:tcPr>
                <w:p w14:paraId="3890DA91" w14:textId="1315FE99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 w:cs="Cambria Math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</w:tr>
            <w:tr w:rsidR="009B7F1F" w:rsidRPr="003A6953" w14:paraId="2E021745" w14:textId="77777777" w:rsidTr="001C1562">
              <w:tc>
                <w:tcPr>
                  <w:tcW w:w="1070" w:type="pct"/>
                  <w:vAlign w:val="center"/>
                </w:tcPr>
                <w:p w14:paraId="4A86BE9E" w14:textId="77777777" w:rsidR="00E15664" w:rsidRPr="00F33E15" w:rsidRDefault="00E15664" w:rsidP="009B409E">
                  <w:pPr>
                    <w:pStyle w:val="Small"/>
                    <w:framePr w:wrap="around"/>
                    <w:spacing w:before="60" w:after="60"/>
                  </w:pPr>
                  <w:r w:rsidRPr="00F33E15">
                    <w:t>R</w:t>
                  </w:r>
                </w:p>
              </w:tc>
              <w:tc>
                <w:tcPr>
                  <w:tcW w:w="1155" w:type="pct"/>
                  <w:vAlign w:val="center"/>
                </w:tcPr>
                <w:p w14:paraId="2E4B9F85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26338F47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  <w:vAlign w:val="center"/>
                </w:tcPr>
                <w:p w14:paraId="230C6818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</w:tr>
            <w:tr w:rsidR="009B7F1F" w:rsidRPr="003A6953" w14:paraId="007A1676" w14:textId="77777777" w:rsidTr="001C1562">
              <w:tc>
                <w:tcPr>
                  <w:tcW w:w="1070" w:type="pct"/>
                  <w:vAlign w:val="center"/>
                </w:tcPr>
                <w:p w14:paraId="21436E89" w14:textId="77777777" w:rsidR="00E15664" w:rsidRPr="00F33E15" w:rsidRDefault="00E15664" w:rsidP="009B409E">
                  <w:pPr>
                    <w:pStyle w:val="Small"/>
                    <w:framePr w:wrap="around"/>
                    <w:spacing w:before="60" w:after="60"/>
                  </w:pPr>
                  <w:r w:rsidRPr="00F33E15">
                    <w:t>Python</w:t>
                  </w:r>
                </w:p>
              </w:tc>
              <w:tc>
                <w:tcPr>
                  <w:tcW w:w="1155" w:type="pct"/>
                  <w:vAlign w:val="center"/>
                </w:tcPr>
                <w:p w14:paraId="32F447A6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606D88E3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249" w:type="pct"/>
                  <w:vAlign w:val="center"/>
                </w:tcPr>
                <w:p w14:paraId="652967A5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</w:tr>
            <w:tr w:rsidR="009B7F1F" w:rsidRPr="003A6953" w14:paraId="1FA793DF" w14:textId="77777777" w:rsidTr="001C1562">
              <w:trPr>
                <w:trHeight w:val="101"/>
              </w:trPr>
              <w:tc>
                <w:tcPr>
                  <w:tcW w:w="1070" w:type="pct"/>
                  <w:vAlign w:val="center"/>
                </w:tcPr>
                <w:p w14:paraId="66BC6776" w14:textId="77777777" w:rsidR="00E15664" w:rsidRPr="00F33E15" w:rsidRDefault="00E15664" w:rsidP="009B409E">
                  <w:pPr>
                    <w:pStyle w:val="Small"/>
                    <w:framePr w:wrap="around"/>
                    <w:spacing w:before="60" w:after="60"/>
                  </w:pPr>
                  <w:r w:rsidRPr="00F33E15">
                    <w:t>SQL</w:t>
                  </w:r>
                </w:p>
              </w:tc>
              <w:tc>
                <w:tcPr>
                  <w:tcW w:w="1155" w:type="pct"/>
                  <w:vAlign w:val="center"/>
                </w:tcPr>
                <w:p w14:paraId="64D9F55B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Symbol"/>
                    </w:rPr>
                    <w:t>⬤</w:t>
                  </w:r>
                </w:p>
              </w:tc>
              <w:tc>
                <w:tcPr>
                  <w:tcW w:w="1525" w:type="pct"/>
                  <w:vAlign w:val="center"/>
                </w:tcPr>
                <w:p w14:paraId="18A6810C" w14:textId="77777777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Cambria Math"/>
                    </w:rPr>
                    <w:t>◐</w:t>
                  </w:r>
                </w:p>
              </w:tc>
              <w:tc>
                <w:tcPr>
                  <w:tcW w:w="1249" w:type="pct"/>
                  <w:vAlign w:val="center"/>
                </w:tcPr>
                <w:p w14:paraId="46B16CCB" w14:textId="709C9FBB" w:rsidR="00E15664" w:rsidRPr="0029656D" w:rsidRDefault="00E15664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rFonts w:ascii="Segoe UI Symbol" w:hAnsi="Segoe UI Symbol"/>
                    </w:rPr>
                  </w:pPr>
                  <w:r w:rsidRPr="0029656D">
                    <w:rPr>
                      <w:rFonts w:ascii="Segoe UI Symbol" w:hAnsi="Segoe UI Symbol" w:cs="Segoe UI Emoji"/>
                    </w:rPr>
                    <w:t>⭕</w:t>
                  </w:r>
                </w:p>
              </w:tc>
            </w:tr>
          </w:tbl>
          <w:p w14:paraId="3E63BFBA" w14:textId="77777777" w:rsidR="007B25FE" w:rsidRDefault="007B25FE" w:rsidP="00C47813"/>
          <w:tbl>
            <w:tblPr>
              <w:tblStyle w:val="TableGrid"/>
              <w:tblW w:w="5000" w:type="pct"/>
              <w:tblCellMar>
                <w:top w:w="72" w:type="dxa"/>
                <w:bottom w:w="72" w:type="dxa"/>
              </w:tblCellMar>
              <w:tblLook w:val="04A0" w:firstRow="1" w:lastRow="0" w:firstColumn="1" w:lastColumn="0" w:noHBand="0" w:noVBand="1"/>
            </w:tblPr>
            <w:tblGrid>
              <w:gridCol w:w="3056"/>
              <w:gridCol w:w="592"/>
            </w:tblGrid>
            <w:tr w:rsidR="00C52B8D" w:rsidRPr="00433957" w14:paraId="336A981E" w14:textId="77777777" w:rsidTr="001C1562">
              <w:tc>
                <w:tcPr>
                  <w:tcW w:w="5000" w:type="pct"/>
                  <w:gridSpan w:val="2"/>
                </w:tcPr>
                <w:p w14:paraId="254702CA" w14:textId="28A2B5D5" w:rsidR="00EF0EF1" w:rsidRDefault="00EF0EF1" w:rsidP="009B409E">
                  <w:pPr>
                    <w:pStyle w:val="Heading2"/>
                    <w:framePr w:wrap="around"/>
                  </w:pPr>
                  <w:r>
                    <w:t>Projects</w:t>
                  </w:r>
                </w:p>
                <w:tbl>
                  <w:tblPr>
                    <w:tblStyle w:val="TableGrid"/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3648"/>
                  </w:tblGrid>
                  <w:tr w:rsidR="00EF0EF1" w:rsidRPr="00433957" w14:paraId="0AAB95F1" w14:textId="77777777" w:rsidTr="001C1562">
                    <w:tc>
                      <w:tcPr>
                        <w:tcW w:w="5000" w:type="pct"/>
                      </w:tcPr>
                      <w:p w14:paraId="02A632C8" w14:textId="0D809654" w:rsidR="00257EC8" w:rsidRDefault="00257EC8" w:rsidP="009B409E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  <w:spacing w:before="60" w:after="60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lang w:eastAsia="ko-KR"/>
                          </w:rPr>
                          <w:t>www.dongwkim.com</w:t>
                        </w:r>
                      </w:p>
                      <w:p w14:paraId="7A863BA8" w14:textId="22BE894E" w:rsidR="00EF0EF1" w:rsidRPr="00257EC8" w:rsidRDefault="00000000" w:rsidP="009B409E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  <w:spacing w:before="60" w:after="60"/>
                          <w:rPr>
                            <w:color w:val="000000" w:themeColor="text1"/>
                          </w:rPr>
                        </w:pPr>
                        <w:hyperlink r:id="rId28" w:history="1">
                          <w:r w:rsidR="00EF0EF1" w:rsidRPr="00257EC8">
                            <w:rPr>
                              <w:rStyle w:val="Hyperlink"/>
                              <w:color w:val="000000" w:themeColor="text1"/>
                              <w:u w:val="none"/>
                            </w:rPr>
                            <w:t>SR/MA</w:t>
                          </w:r>
                        </w:hyperlink>
                        <w:r w:rsidR="00EF0EF1" w:rsidRPr="00257EC8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c>
                  </w:tr>
                  <w:tr w:rsidR="00EF0EF1" w:rsidRPr="00433957" w14:paraId="54F7ED54" w14:textId="77777777" w:rsidTr="001C1562">
                    <w:tc>
                      <w:tcPr>
                        <w:tcW w:w="5000" w:type="pct"/>
                      </w:tcPr>
                      <w:p w14:paraId="1251535E" w14:textId="0A93D104" w:rsidR="00EF0EF1" w:rsidRPr="00257EC8" w:rsidRDefault="00000000" w:rsidP="009B409E">
                        <w:pPr>
                          <w:pStyle w:val="Small"/>
                          <w:framePr w:wrap="around"/>
                          <w:numPr>
                            <w:ilvl w:val="0"/>
                            <w:numId w:val="21"/>
                          </w:numPr>
                          <w:spacing w:before="60" w:after="60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hyperlink r:id="rId29" w:history="1">
                          <w:r w:rsidR="00EF0EF1" w:rsidRPr="00257EC8">
                            <w:rPr>
                              <w:rStyle w:val="Hyperlink"/>
                              <w:color w:val="000000" w:themeColor="text1"/>
                              <w:u w:val="none"/>
                            </w:rPr>
                            <w:t>File Conversion Scripts</w:t>
                          </w:r>
                        </w:hyperlink>
                      </w:p>
                    </w:tc>
                  </w:tr>
                </w:tbl>
                <w:p w14:paraId="0E4B330A" w14:textId="77777777" w:rsidR="00257EC8" w:rsidRDefault="00257EC8" w:rsidP="009B409E">
                  <w:pPr>
                    <w:pStyle w:val="Heading2"/>
                    <w:framePr w:wrap="around"/>
                  </w:pPr>
                </w:p>
                <w:p w14:paraId="56591AEB" w14:textId="421A841D" w:rsidR="00C52B8D" w:rsidRPr="00B23FA1" w:rsidRDefault="00C52B8D" w:rsidP="009B409E">
                  <w:pPr>
                    <w:pStyle w:val="Heading2"/>
                    <w:framePr w:wrap="around"/>
                  </w:pPr>
                  <w:r>
                    <w:t>Coursework</w:t>
                  </w:r>
                </w:p>
              </w:tc>
            </w:tr>
            <w:tr w:rsidR="000C68EE" w:rsidRPr="00433957" w14:paraId="444C8BDB" w14:textId="77777777" w:rsidTr="001C1562">
              <w:tc>
                <w:tcPr>
                  <w:tcW w:w="4189" w:type="pct"/>
                </w:tcPr>
                <w:p w14:paraId="24193C35" w14:textId="20283471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Management and Design of Database Systems</w:t>
                  </w:r>
                  <w:r>
                    <w:rPr>
                      <w:sz w:val="18"/>
                      <w:szCs w:val="18"/>
                    </w:rPr>
                    <w:br/>
                  </w:r>
                  <w:r>
                    <w:rPr>
                      <w:i/>
                      <w:iCs/>
                      <w:sz w:val="18"/>
                      <w:szCs w:val="18"/>
                    </w:rPr>
                    <w:t>Bellevue University</w:t>
                  </w:r>
                </w:p>
              </w:tc>
              <w:tc>
                <w:tcPr>
                  <w:tcW w:w="811" w:type="pct"/>
                </w:tcPr>
                <w:p w14:paraId="77279358" w14:textId="08A01C1F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2025</w:t>
                  </w:r>
                </w:p>
              </w:tc>
            </w:tr>
            <w:tr w:rsidR="000C68EE" w:rsidRPr="00433957" w14:paraId="23DAEEA5" w14:textId="77777777" w:rsidTr="001C1562">
              <w:tc>
                <w:tcPr>
                  <w:tcW w:w="4189" w:type="pct"/>
                </w:tcPr>
                <w:p w14:paraId="58B69E83" w14:textId="11951DE8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Introduction to Programming in Python for Data Science</w:t>
                  </w:r>
                  <w:r>
                    <w:rPr>
                      <w:sz w:val="18"/>
                      <w:szCs w:val="18"/>
                    </w:rPr>
                    <w:br/>
                  </w:r>
                  <w:r>
                    <w:rPr>
                      <w:i/>
                      <w:iCs/>
                      <w:sz w:val="18"/>
                      <w:szCs w:val="18"/>
                    </w:rPr>
                    <w:t>Bellevue University</w:t>
                  </w:r>
                </w:p>
              </w:tc>
              <w:tc>
                <w:tcPr>
                  <w:tcW w:w="811" w:type="pct"/>
                </w:tcPr>
                <w:p w14:paraId="70EBDF1A" w14:textId="20A8F8AB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2025</w:t>
                  </w:r>
                </w:p>
              </w:tc>
            </w:tr>
            <w:tr w:rsidR="000C68EE" w:rsidRPr="00433957" w14:paraId="52636A6F" w14:textId="56AE0D49" w:rsidTr="001C1562">
              <w:tc>
                <w:tcPr>
                  <w:tcW w:w="4189" w:type="pct"/>
                </w:tcPr>
                <w:p w14:paraId="0E2C3E6C" w14:textId="19C00CF6" w:rsidR="000C68EE" w:rsidRPr="0058476E" w:rsidRDefault="000C68EE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 xml:space="preserve">Introduction to Data Science </w:t>
                  </w:r>
                  <w:r>
                    <w:rPr>
                      <w:sz w:val="18"/>
                      <w:szCs w:val="18"/>
                    </w:rPr>
                    <w:br/>
                  </w:r>
                  <w:r>
                    <w:rPr>
                      <w:i/>
                      <w:iCs/>
                      <w:sz w:val="18"/>
                      <w:szCs w:val="18"/>
                    </w:rPr>
                    <w:t>Bellevue University</w:t>
                  </w:r>
                </w:p>
              </w:tc>
              <w:tc>
                <w:tcPr>
                  <w:tcW w:w="811" w:type="pct"/>
                </w:tcPr>
                <w:p w14:paraId="6E409377" w14:textId="375775DE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2024</w:t>
                  </w:r>
                </w:p>
              </w:tc>
            </w:tr>
            <w:tr w:rsidR="000C68EE" w:rsidRPr="00433957" w14:paraId="7DB9F491" w14:textId="3E66364A" w:rsidTr="001C1562">
              <w:tc>
                <w:tcPr>
                  <w:tcW w:w="4189" w:type="pct"/>
                </w:tcPr>
                <w:p w14:paraId="6BF2BB31" w14:textId="77777777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 xml:space="preserve">Microsoft Access - Basic Certification </w:t>
                  </w:r>
                </w:p>
                <w:p w14:paraId="412D30E7" w14:textId="5A0445BA" w:rsidR="000C68EE" w:rsidRPr="0058476E" w:rsidRDefault="000C68EE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i/>
                      <w:iCs/>
                      <w:sz w:val="18"/>
                      <w:szCs w:val="18"/>
                    </w:rPr>
                    <w:t>LinkedIn Learning</w:t>
                  </w:r>
                </w:p>
              </w:tc>
              <w:tc>
                <w:tcPr>
                  <w:tcW w:w="811" w:type="pct"/>
                </w:tcPr>
                <w:p w14:paraId="723D8AAC" w14:textId="70F3E561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  <w:tr w:rsidR="000C68EE" w:rsidRPr="00433957" w14:paraId="2626F62D" w14:textId="0A54D554" w:rsidTr="001C1562">
              <w:tc>
                <w:tcPr>
                  <w:tcW w:w="4189" w:type="pct"/>
                </w:tcPr>
                <w:p w14:paraId="3670DC1F" w14:textId="7836B2EB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 xml:space="preserve">Writing in the Sciences </w:t>
                  </w:r>
                </w:p>
                <w:p w14:paraId="5C2C2F7F" w14:textId="32E25C1E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i/>
                      <w:iCs/>
                      <w:sz w:val="18"/>
                      <w:szCs w:val="18"/>
                    </w:rPr>
                    <w:t>Stanford University</w:t>
                  </w:r>
                </w:p>
              </w:tc>
              <w:tc>
                <w:tcPr>
                  <w:tcW w:w="811" w:type="pct"/>
                </w:tcPr>
                <w:p w14:paraId="7388BFF8" w14:textId="67788038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  <w:tr w:rsidR="000C68EE" w:rsidRPr="00433957" w14:paraId="5B2657BA" w14:textId="60397FBB" w:rsidTr="001C1562">
              <w:tc>
                <w:tcPr>
                  <w:tcW w:w="4189" w:type="pct"/>
                </w:tcPr>
                <w:p w14:paraId="4097C77A" w14:textId="3FFB5D37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Introduction to Systematic Review and Meta-Analys</w:t>
                  </w:r>
                  <w:r>
                    <w:rPr>
                      <w:sz w:val="18"/>
                      <w:szCs w:val="18"/>
                    </w:rPr>
                    <w:t>is</w:t>
                  </w:r>
                </w:p>
                <w:p w14:paraId="1A34156B" w14:textId="4378C280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8"/>
                      <w:szCs w:val="18"/>
                    </w:rPr>
                  </w:pPr>
                  <w:r w:rsidRPr="00B23FA1">
                    <w:rPr>
                      <w:i/>
                      <w:iCs/>
                      <w:sz w:val="18"/>
                      <w:szCs w:val="18"/>
                    </w:rPr>
                    <w:t>Johns Hopkins University</w:t>
                  </w:r>
                </w:p>
              </w:tc>
              <w:tc>
                <w:tcPr>
                  <w:tcW w:w="811" w:type="pct"/>
                </w:tcPr>
                <w:p w14:paraId="18E625D7" w14:textId="2209B528" w:rsidR="000C68EE" w:rsidRPr="00B23FA1" w:rsidRDefault="000C68EE" w:rsidP="009B409E">
                  <w:pPr>
                    <w:framePr w:wrap="around" w:vAnchor="text" w:hAnchor="page" w:xAlign="center" w:y="1"/>
                    <w:suppressOverlap/>
                    <w:jc w:val="right"/>
                    <w:rPr>
                      <w:sz w:val="18"/>
                      <w:szCs w:val="18"/>
                    </w:rPr>
                  </w:pPr>
                  <w:r w:rsidRPr="00B23FA1">
                    <w:rPr>
                      <w:sz w:val="18"/>
                      <w:szCs w:val="18"/>
                    </w:rPr>
                    <w:t>2023</w:t>
                  </w:r>
                </w:p>
              </w:tc>
            </w:tr>
          </w:tbl>
          <w:p w14:paraId="66C249C4" w14:textId="77777777" w:rsidR="00C52B8D" w:rsidRPr="00C52B8D" w:rsidRDefault="00C52B8D" w:rsidP="00C52B8D">
            <w:pPr>
              <w:pStyle w:val="BodyText"/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648"/>
            </w:tblGrid>
            <w:tr w:rsidR="00C52B8D" w:rsidRPr="00EA5852" w14:paraId="211BD04D" w14:textId="77777777" w:rsidTr="001C1562">
              <w:tc>
                <w:tcPr>
                  <w:tcW w:w="5000" w:type="pct"/>
                </w:tcPr>
                <w:p w14:paraId="54FDA124" w14:textId="01F6B978" w:rsidR="00C52B8D" w:rsidRPr="00EA5852" w:rsidRDefault="00C52B8D" w:rsidP="009B409E">
                  <w:pPr>
                    <w:pStyle w:val="Heading2"/>
                    <w:framePr w:wrap="around"/>
                  </w:pPr>
                  <w:r>
                    <w:t>Activities</w:t>
                  </w:r>
                </w:p>
              </w:tc>
            </w:tr>
            <w:tr w:rsidR="007B25FE" w:rsidRPr="00EA5852" w14:paraId="3760192C" w14:textId="77777777" w:rsidTr="001C1562">
              <w:tc>
                <w:tcPr>
                  <w:tcW w:w="5000" w:type="pct"/>
                </w:tcPr>
                <w:p w14:paraId="6306F42C" w14:textId="24255F87" w:rsidR="007B25FE" w:rsidRDefault="007B25FE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 w:rsidRPr="00EA5852">
                    <w:rPr>
                      <w:b/>
                      <w:bCs/>
                      <w:sz w:val="16"/>
                      <w:szCs w:val="16"/>
                    </w:rPr>
                    <w:t>AZS University Men’s Basketball Team Member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/Trainer</w:t>
                  </w:r>
                </w:p>
                <w:p w14:paraId="1391F610" w14:textId="77777777" w:rsidR="007B25FE" w:rsidRDefault="007B25FE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Jagiellonian University Medical College</w:t>
                  </w:r>
                </w:p>
                <w:p w14:paraId="32245866" w14:textId="110A8F97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6"/>
                      <w:szCs w:val="16"/>
                    </w:rPr>
                  </w:pPr>
                </w:p>
              </w:tc>
            </w:tr>
            <w:tr w:rsidR="007B25FE" w:rsidRPr="00EA5852" w14:paraId="01B2EEBB" w14:textId="77777777" w:rsidTr="001C1562">
              <w:tc>
                <w:tcPr>
                  <w:tcW w:w="5000" w:type="pct"/>
                </w:tcPr>
                <w:p w14:paraId="4EF96D89" w14:textId="77777777" w:rsidR="007B25FE" w:rsidRDefault="007B25FE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Student Government Class Representative</w:t>
                  </w:r>
                </w:p>
                <w:p w14:paraId="7CC9BE64" w14:textId="77777777" w:rsidR="007B25FE" w:rsidRPr="00D260D4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6"/>
                      <w:szCs w:val="16"/>
                    </w:rPr>
                  </w:pPr>
                  <w:r>
                    <w:rPr>
                      <w:i/>
                      <w:iCs/>
                      <w:sz w:val="16"/>
                      <w:szCs w:val="16"/>
                    </w:rPr>
                    <w:t>Jagiellonian University Medical College</w:t>
                  </w:r>
                </w:p>
                <w:p w14:paraId="79425B3B" w14:textId="43088548" w:rsidR="007B25FE" w:rsidRPr="000C68EE" w:rsidRDefault="007B25FE" w:rsidP="009B409E">
                  <w:pPr>
                    <w:framePr w:wrap="around" w:vAnchor="text" w:hAnchor="page" w:xAlign="center" w:y="1"/>
                    <w:suppressOverlap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2AE6065D" w14:textId="558EE976" w:rsidR="007B25FE" w:rsidRDefault="007B25FE" w:rsidP="00C742E0">
            <w:pPr>
              <w:rPr>
                <w:b/>
                <w:bCs/>
              </w:rPr>
            </w:pPr>
          </w:p>
          <w:p w14:paraId="48AC9A31" w14:textId="15BADE61" w:rsidR="007B25FE" w:rsidRPr="00EA5852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vMerge w:val="restart"/>
            <w:shd w:val="clear" w:color="auto" w:fill="4C94D8" w:themeFill="text2" w:themeFillTint="80"/>
          </w:tcPr>
          <w:p w14:paraId="16CB01EF" w14:textId="148DF5F5" w:rsidR="007B25FE" w:rsidRDefault="007B25FE" w:rsidP="00C742E0"/>
        </w:tc>
        <w:tc>
          <w:tcPr>
            <w:tcW w:w="222" w:type="dxa"/>
            <w:vMerge w:val="restart"/>
            <w:shd w:val="clear" w:color="auto" w:fill="FFFFFF" w:themeFill="background1"/>
          </w:tcPr>
          <w:p w14:paraId="5014E93F" w14:textId="77777777" w:rsidR="007B25FE" w:rsidRPr="002C598B" w:rsidRDefault="007B25FE" w:rsidP="00C742E0">
            <w:pPr>
              <w:rPr>
                <w:noProof/>
              </w:rPr>
            </w:pPr>
          </w:p>
        </w:tc>
        <w:tc>
          <w:tcPr>
            <w:tcW w:w="236" w:type="dxa"/>
            <w:shd w:val="clear" w:color="auto" w:fill="FFFFFF" w:themeFill="background1"/>
          </w:tcPr>
          <w:p w14:paraId="2A181804" w14:textId="2894AE46" w:rsidR="007B25FE" w:rsidRDefault="007B25FE" w:rsidP="00C742E0"/>
        </w:tc>
        <w:tc>
          <w:tcPr>
            <w:tcW w:w="11618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188"/>
              <w:gridCol w:w="7135"/>
              <w:gridCol w:w="2085"/>
            </w:tblGrid>
            <w:tr w:rsidR="009B409E" w:rsidRPr="003A6953" w14:paraId="46A42E42" w14:textId="77777777" w:rsidTr="009B409E">
              <w:trPr>
                <w:trHeight w:val="690"/>
              </w:trPr>
              <w:tc>
                <w:tcPr>
                  <w:tcW w:w="959" w:type="pct"/>
                  <w:vMerge w:val="restart"/>
                </w:tcPr>
                <w:p w14:paraId="6A028794" w14:textId="0CE7C852" w:rsidR="009B409E" w:rsidRDefault="009B409E" w:rsidP="009B409E">
                  <w:pPr>
                    <w:pStyle w:val="Small"/>
                    <w:framePr w:wrap="around"/>
                    <w:spacing w:before="60" w:after="60"/>
                  </w:pPr>
                  <w:r>
                    <w:br/>
                  </w:r>
                  <w:r>
                    <w:t>1178 Broadway</w:t>
                  </w:r>
                </w:p>
                <w:p w14:paraId="7E1826AF" w14:textId="77777777" w:rsidR="009B409E" w:rsidRDefault="009B409E" w:rsidP="009B409E">
                  <w:pPr>
                    <w:pStyle w:val="Small"/>
                    <w:framePr w:wrap="around"/>
                    <w:spacing w:before="60" w:after="60"/>
                  </w:pPr>
                  <w:r>
                    <w:t>3rd Floor #4144</w:t>
                  </w:r>
                </w:p>
                <w:p w14:paraId="7F90F351" w14:textId="77777777" w:rsidR="009B409E" w:rsidRDefault="009B409E" w:rsidP="009B409E">
                  <w:pPr>
                    <w:pStyle w:val="Small"/>
                    <w:framePr w:wrap="around"/>
                    <w:spacing w:before="60" w:after="60"/>
                  </w:pPr>
                  <w:r>
                    <w:t>New York, NY 10001</w:t>
                  </w:r>
                </w:p>
                <w:p w14:paraId="76D3726B" w14:textId="77777777" w:rsidR="009B409E" w:rsidRDefault="009B409E" w:rsidP="009B409E">
                  <w:pPr>
                    <w:pStyle w:val="Small"/>
                    <w:framePr w:wrap="around"/>
                    <w:spacing w:before="60" w:after="60"/>
                  </w:pPr>
                  <w:r>
                    <w:t>United States</w:t>
                  </w:r>
                </w:p>
                <w:p w14:paraId="6D39B640" w14:textId="0F1D292E" w:rsidR="009B409E" w:rsidRPr="008872ED" w:rsidRDefault="009B409E" w:rsidP="009B409E">
                  <w:pPr>
                    <w:pStyle w:val="Small"/>
                    <w:framePr w:wrap="around"/>
                  </w:pPr>
                  <w:r>
                    <w:t>+1 (332) 265-3112</w:t>
                  </w:r>
                </w:p>
              </w:tc>
              <w:tc>
                <w:tcPr>
                  <w:tcW w:w="3127" w:type="pct"/>
                </w:tcPr>
                <w:p w14:paraId="5A11A617" w14:textId="2555013B" w:rsidR="009B409E" w:rsidRPr="008872ED" w:rsidRDefault="009B409E" w:rsidP="009B409E">
                  <w:pPr>
                    <w:pStyle w:val="Title"/>
                    <w:framePr w:wrap="around" w:vAnchor="text" w:hAnchor="page" w:xAlign="center" w:y="1"/>
                    <w:suppressOverlap/>
                  </w:pPr>
                  <w:r w:rsidRPr="008872ED">
                    <w:t>D</w:t>
                  </w:r>
                  <w:r w:rsidRPr="008872ED">
                    <w:rPr>
                      <w:smallCaps/>
                    </w:rPr>
                    <w:t>ong Woon Kim, MD</w:t>
                  </w:r>
                </w:p>
              </w:tc>
              <w:tc>
                <w:tcPr>
                  <w:tcW w:w="914" w:type="pct"/>
                  <w:vMerge w:val="restart"/>
                </w:tcPr>
                <w:p w14:paraId="75436F7F" w14:textId="32FCBA52" w:rsidR="009B409E" w:rsidRDefault="009B409E" w:rsidP="009B409E">
                  <w:pPr>
                    <w:pStyle w:val="Small"/>
                    <w:framePr w:wrap="auto" w:vAnchor="margin" w:hAnchor="text" w:xAlign="left" w:yAlign="inline"/>
                    <w:spacing w:before="60" w:after="60"/>
                    <w:suppressOverlap w:val="0"/>
                    <w:jc w:val="right"/>
                  </w:pPr>
                  <w:r>
                    <w:br/>
                  </w:r>
                  <w:r>
                    <w:t>30 N Gould St</w:t>
                  </w:r>
                </w:p>
                <w:p w14:paraId="37193E7E" w14:textId="77777777" w:rsidR="009B409E" w:rsidRDefault="009B409E" w:rsidP="009B409E">
                  <w:pPr>
                    <w:pStyle w:val="Small"/>
                    <w:framePr w:wrap="auto" w:vAnchor="margin" w:hAnchor="text" w:xAlign="left" w:yAlign="inline"/>
                    <w:spacing w:before="60" w:after="60"/>
                    <w:suppressOverlap w:val="0"/>
                    <w:jc w:val="right"/>
                  </w:pPr>
                  <w:r>
                    <w:t>Ste N</w:t>
                  </w:r>
                </w:p>
                <w:p w14:paraId="5E7F3C37" w14:textId="77777777" w:rsidR="009B409E" w:rsidRDefault="009B409E" w:rsidP="009B409E">
                  <w:pPr>
                    <w:pStyle w:val="Small"/>
                    <w:framePr w:wrap="auto" w:vAnchor="margin" w:hAnchor="text" w:xAlign="left" w:yAlign="inline"/>
                    <w:spacing w:before="60" w:after="60"/>
                    <w:suppressOverlap w:val="0"/>
                    <w:jc w:val="right"/>
                  </w:pPr>
                  <w:r>
                    <w:t>82801 Sheridan, WY</w:t>
                  </w:r>
                </w:p>
                <w:p w14:paraId="5235FF05" w14:textId="77777777" w:rsidR="009B409E" w:rsidRDefault="009B409E" w:rsidP="009B409E">
                  <w:pPr>
                    <w:pStyle w:val="Small"/>
                    <w:framePr w:wrap="auto" w:vAnchor="margin" w:hAnchor="text" w:xAlign="left" w:yAlign="inline"/>
                    <w:spacing w:before="60" w:after="60"/>
                    <w:suppressOverlap w:val="0"/>
                    <w:jc w:val="right"/>
                  </w:pPr>
                  <w:r>
                    <w:t>United States</w:t>
                  </w:r>
                </w:p>
                <w:p w14:paraId="5C1FAFB2" w14:textId="7C853203" w:rsidR="009B409E" w:rsidRPr="008872ED" w:rsidRDefault="009B409E" w:rsidP="009B409E">
                  <w:pPr>
                    <w:pStyle w:val="Small"/>
                    <w:framePr w:wrap="around"/>
                    <w:jc w:val="right"/>
                  </w:pPr>
                  <w:r>
                    <w:t>+1 (332) 265-3112</w:t>
                  </w:r>
                </w:p>
              </w:tc>
            </w:tr>
            <w:tr w:rsidR="009B409E" w:rsidRPr="003A6953" w14:paraId="3E911C83" w14:textId="77777777" w:rsidTr="009B409E">
              <w:trPr>
                <w:trHeight w:val="690"/>
              </w:trPr>
              <w:tc>
                <w:tcPr>
                  <w:tcW w:w="959" w:type="pct"/>
                  <w:vMerge/>
                </w:tcPr>
                <w:p w14:paraId="453C713A" w14:textId="77777777" w:rsidR="009B409E" w:rsidRDefault="009B409E" w:rsidP="009B409E">
                  <w:pPr>
                    <w:pStyle w:val="Small"/>
                    <w:framePr w:wrap="around"/>
                    <w:spacing w:before="60" w:after="60"/>
                  </w:pPr>
                </w:p>
              </w:tc>
              <w:tc>
                <w:tcPr>
                  <w:tcW w:w="3127" w:type="pct"/>
                  <w:vAlign w:val="center"/>
                </w:tcPr>
                <w:p w14:paraId="2E1F538F" w14:textId="77777777" w:rsidR="009B409E" w:rsidRDefault="009B409E" w:rsidP="009B409E">
                  <w:pPr>
                    <w:adjustRightInd w:val="0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Postdoctoral Researcher</w:t>
                  </w:r>
                </w:p>
                <w:p w14:paraId="3AD08B19" w14:textId="02D56760" w:rsidR="009B409E" w:rsidRPr="008872ED" w:rsidRDefault="009B409E" w:rsidP="009B409E">
                  <w:pPr>
                    <w:pStyle w:val="Small"/>
                    <w:framePr w:wrap="around"/>
                    <w:jc w:val="center"/>
                  </w:pPr>
                  <w:r w:rsidRPr="004A2A47">
                    <w:rPr>
                      <w:smallCaps/>
                    </w:rPr>
                    <w:t>Medical Writer</w:t>
                  </w:r>
                </w:p>
              </w:tc>
              <w:tc>
                <w:tcPr>
                  <w:tcW w:w="914" w:type="pct"/>
                  <w:vMerge/>
                </w:tcPr>
                <w:p w14:paraId="6D750D6E" w14:textId="77777777" w:rsidR="009B409E" w:rsidRDefault="009B409E" w:rsidP="009B409E">
                  <w:pPr>
                    <w:pStyle w:val="Small"/>
                    <w:framePr w:wrap="auto" w:vAnchor="margin" w:hAnchor="text" w:xAlign="left" w:yAlign="inline"/>
                    <w:spacing w:before="60" w:after="60"/>
                    <w:suppressOverlap w:val="0"/>
                    <w:jc w:val="right"/>
                  </w:pPr>
                </w:p>
              </w:tc>
            </w:tr>
          </w:tbl>
          <w:p w14:paraId="331E0DED" w14:textId="0E995088" w:rsidR="007B25FE" w:rsidRPr="003A6953" w:rsidRDefault="007B25FE" w:rsidP="00C742E0"/>
        </w:tc>
        <w:tc>
          <w:tcPr>
            <w:tcW w:w="434" w:type="dxa"/>
            <w:vMerge w:val="restart"/>
          </w:tcPr>
          <w:p w14:paraId="724ED07E" w14:textId="77777777" w:rsidR="007B25FE" w:rsidRPr="003A6953" w:rsidRDefault="007B25FE" w:rsidP="00C742E0">
            <w:pPr>
              <w:pStyle w:val="Title"/>
            </w:pPr>
          </w:p>
        </w:tc>
      </w:tr>
      <w:tr w:rsidR="009B7F1F" w:rsidRPr="003A6953" w14:paraId="4FB50A6E" w14:textId="54A16217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39232C71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51B3765F" w14:textId="52F5C213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3698D44E" w14:textId="77777777" w:rsidR="007B25FE" w:rsidRPr="008872ED" w:rsidRDefault="007B25FE" w:rsidP="00C742E0"/>
        </w:tc>
        <w:tc>
          <w:tcPr>
            <w:tcW w:w="222" w:type="dxa"/>
            <w:vMerge/>
            <w:shd w:val="clear" w:color="auto" w:fill="FFFFFF" w:themeFill="background1"/>
          </w:tcPr>
          <w:p w14:paraId="6C1A3CCC" w14:textId="77777777" w:rsidR="007B25FE" w:rsidRPr="008872ED" w:rsidRDefault="007B25FE" w:rsidP="00C742E0"/>
        </w:tc>
        <w:tc>
          <w:tcPr>
            <w:tcW w:w="230" w:type="dxa"/>
            <w:vMerge w:val="restart"/>
            <w:shd w:val="clear" w:color="auto" w:fill="FFFFFF" w:themeFill="background1"/>
          </w:tcPr>
          <w:p w14:paraId="2B2E7F40" w14:textId="4D450694" w:rsidR="007B25FE" w:rsidRPr="008872ED" w:rsidRDefault="007B25FE" w:rsidP="00C742E0"/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1624"/>
            </w:tblGrid>
            <w:tr w:rsidR="009B409E" w:rsidRPr="003A6953" w14:paraId="3C099EE8" w14:textId="77777777" w:rsidTr="001C1562">
              <w:tc>
                <w:tcPr>
                  <w:tcW w:w="5000" w:type="pct"/>
                </w:tcPr>
                <w:p w14:paraId="113BBE8B" w14:textId="77777777" w:rsidR="009B409E" w:rsidRDefault="009B409E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</w:tr>
            <w:tr w:rsidR="007B25FE" w:rsidRPr="003A6953" w14:paraId="114D772A" w14:textId="77777777" w:rsidTr="001C1562">
              <w:tc>
                <w:tcPr>
                  <w:tcW w:w="5000" w:type="pct"/>
                </w:tcPr>
                <w:p w14:paraId="2F8887C9" w14:textId="7AF8FE08" w:rsidR="007B25FE" w:rsidRDefault="007B25FE" w:rsidP="009B409E">
                  <w:pPr>
                    <w:framePr w:wrap="around" w:vAnchor="text" w:hAnchor="page" w:xAlign="center" w:y="1"/>
                    <w:suppressOverlap/>
                  </w:pPr>
                </w:p>
                <w:p w14:paraId="6FAF4784" w14:textId="77777777" w:rsidR="007B25FE" w:rsidRDefault="007B25FE" w:rsidP="009B409E">
                  <w:pPr>
                    <w:pStyle w:val="Heading1"/>
                    <w:framePr w:wrap="around"/>
                  </w:pPr>
                  <w:r w:rsidRPr="003A6953">
                    <w:t>Education</w:t>
                  </w:r>
                </w:p>
                <w:p w14:paraId="0DA1BFF3" w14:textId="5F555053" w:rsidR="007B25FE" w:rsidRPr="002E4339" w:rsidRDefault="007B25FE" w:rsidP="009B409E">
                  <w:pPr>
                    <w:pStyle w:val="BodyText"/>
                    <w:framePr w:wrap="around" w:vAnchor="text" w:hAnchor="page" w:xAlign="center" w:y="1"/>
                    <w:suppressOverlap/>
                  </w:pPr>
                </w:p>
              </w:tc>
            </w:tr>
          </w:tbl>
          <w:p w14:paraId="5DE906C1" w14:textId="12BD446D" w:rsidR="007B25FE" w:rsidRPr="008872ED" w:rsidRDefault="007B25FE" w:rsidP="00C742E0"/>
        </w:tc>
        <w:tc>
          <w:tcPr>
            <w:tcW w:w="434" w:type="dxa"/>
            <w:vMerge/>
          </w:tcPr>
          <w:p w14:paraId="4E3CF0FC" w14:textId="77777777" w:rsidR="007B25FE" w:rsidRPr="003A6953" w:rsidRDefault="007B25FE" w:rsidP="00C742E0"/>
        </w:tc>
      </w:tr>
      <w:tr w:rsidR="009B7F1F" w:rsidRPr="003A6953" w14:paraId="53E7A02A" w14:textId="12F5CB37" w:rsidTr="001C1562">
        <w:trPr>
          <w:trHeight w:val="20"/>
          <w:ins w:id="0" w:author="Dong Kim" w:date="2025-11-11T11:10:00Z"/>
        </w:trPr>
        <w:tc>
          <w:tcPr>
            <w:tcW w:w="222" w:type="dxa"/>
            <w:vMerge/>
            <w:shd w:val="clear" w:color="auto" w:fill="4C94D8" w:themeFill="text2" w:themeFillTint="80"/>
          </w:tcPr>
          <w:p w14:paraId="09234C7F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5C4A5879" w14:textId="156CC737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74D9D314" w14:textId="77777777" w:rsidR="007B25FE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7008C839" w14:textId="77777777" w:rsidR="007B25FE" w:rsidRDefault="007B25FE" w:rsidP="00C742E0">
            <w:pPr>
              <w:rPr>
                <w:b/>
                <w:bCs/>
              </w:rPr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3FB5B0E5" w14:textId="459B4091" w:rsidR="007B25FE" w:rsidRDefault="007B25FE" w:rsidP="00C742E0">
            <w:pPr>
              <w:rPr>
                <w:b/>
                <w:bCs/>
              </w:rPr>
            </w:pPr>
          </w:p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33"/>
              <w:gridCol w:w="235"/>
              <w:gridCol w:w="8548"/>
              <w:gridCol w:w="2608"/>
            </w:tblGrid>
            <w:tr w:rsidR="00064816" w:rsidRPr="003A6953" w14:paraId="2CC5E233" w14:textId="6CEBE739" w:rsidTr="001C1562">
              <w:tc>
                <w:tcPr>
                  <w:tcW w:w="201" w:type="pct"/>
                  <w:gridSpan w:val="2"/>
                  <w:tcBorders>
                    <w:left w:val="nil"/>
                  </w:tcBorders>
                  <w:shd w:val="clear" w:color="auto" w:fill="auto"/>
                </w:tcPr>
                <w:p w14:paraId="33B6E910" w14:textId="234E7DC4" w:rsidR="00064816" w:rsidRPr="00E0057C" w:rsidRDefault="00064816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6D9A175" wp14:editId="3613CBCA">
                        <wp:extent cx="172720" cy="172678"/>
                        <wp:effectExtent l="0" t="0" r="0" b="0"/>
                        <wp:docPr id="8" name="Picture 8">
                          <a:hlinkClick xmlns:a="http://schemas.openxmlformats.org/drawingml/2006/main" r:id="rId3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>
                                  <a:hlinkClick r:id="rId30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" cy="172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77" w:type="pct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B17D7FE" w14:textId="029E374D" w:rsidR="00064816" w:rsidRPr="004A2A47" w:rsidRDefault="00064816" w:rsidP="009B409E">
                  <w:pPr>
                    <w:framePr w:wrap="around" w:vAnchor="text" w:hAnchor="page" w:xAlign="center" w:y="1"/>
                    <w:suppressOverlap/>
                    <w:rPr>
                      <w:smallCaps/>
                      <w:lang w:eastAsia="ko-KR"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Bellevue Universit</w:t>
                  </w:r>
                  <w:r w:rsidR="00257EC8">
                    <w:rPr>
                      <w:rFonts w:hint="eastAsia"/>
                      <w:b/>
                      <w:bCs/>
                      <w:smallCaps/>
                      <w:lang w:eastAsia="ko-KR"/>
                    </w:rPr>
                    <w:t>y</w:t>
                  </w:r>
                </w:p>
              </w:tc>
              <w:tc>
                <w:tcPr>
                  <w:tcW w:w="1122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11275E9" w14:textId="31F5C6E9" w:rsidR="00064816" w:rsidRPr="00C72BE2" w:rsidRDefault="00064816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Bellevue, NE</w:t>
                  </w:r>
                </w:p>
              </w:tc>
            </w:tr>
            <w:tr w:rsidR="00C72BE2" w:rsidRPr="003A6953" w14:paraId="2D884B0A" w14:textId="2C423D65" w:rsidTr="001C1562">
              <w:trPr>
                <w:ins w:id="1" w:author="Dong Kim" w:date="2025-11-11T11:10:00Z"/>
              </w:trPr>
              <w:tc>
                <w:tcPr>
                  <w:tcW w:w="100" w:type="pct"/>
                  <w:tcBorders>
                    <w:left w:val="nil"/>
                  </w:tcBorders>
                </w:tcPr>
                <w:p w14:paraId="1627A9F3" w14:textId="5B5422E4" w:rsidR="00C72BE2" w:rsidRPr="00E0057C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5BD81BF1" w14:textId="58811FE2" w:rsidR="00C72BE2" w:rsidRPr="00E0057C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tcBorders>
                    <w:top w:val="single" w:sz="4" w:space="0" w:color="auto"/>
                  </w:tcBorders>
                </w:tcPr>
                <w:p w14:paraId="555D2AD5" w14:textId="1B56EACD" w:rsidR="00C72BE2" w:rsidRDefault="00C72BE2" w:rsidP="009B409E">
                  <w:pPr>
                    <w:framePr w:wrap="around" w:vAnchor="text" w:hAnchor="page" w:xAlign="center" w:y="1"/>
                    <w:suppressOverlap/>
                  </w:pPr>
                  <w:r>
                    <w:rPr>
                      <w:b/>
                      <w:bCs/>
                    </w:rPr>
                    <w:t xml:space="preserve">  </w:t>
                  </w:r>
                  <w:r w:rsidRPr="008872ED">
                    <w:rPr>
                      <w:b/>
                      <w:bCs/>
                    </w:rPr>
                    <w:t>MS</w:t>
                  </w:r>
                  <w:r>
                    <w:t xml:space="preserve"> | Master in </w:t>
                  </w:r>
                  <w:ins w:id="2" w:author="Dong Kim" w:date="2025-11-11T11:10:00Z">
                    <w:r w:rsidRPr="003A6953">
                      <w:t>Data Science</w:t>
                    </w:r>
                  </w:ins>
                  <w:r>
                    <w:t xml:space="preserve"> </w:t>
                  </w:r>
                </w:p>
                <w:p w14:paraId="7C143A13" w14:textId="560143FC" w:rsidR="00C72BE2" w:rsidRDefault="00C72BE2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4A1324">
                    <w:t>Concentration: Database Management and Machine Learning/Artificial Intelligence</w:t>
                  </w:r>
                </w:p>
                <w:p w14:paraId="37B54912" w14:textId="77777777" w:rsidR="00257EC8" w:rsidRDefault="00257EC8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rPr>
                      <w:rFonts w:hint="eastAsia"/>
                      <w:lang w:eastAsia="ko-KR"/>
                    </w:rPr>
                    <w:t xml:space="preserve">Completed courses include: </w:t>
                  </w:r>
                </w:p>
                <w:p w14:paraId="223EC0E7" w14:textId="3EB04898" w:rsidR="00257EC8" w:rsidRDefault="00257EC8" w:rsidP="009B409E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500 Introduction to Data Science</w:t>
                  </w:r>
                </w:p>
                <w:p w14:paraId="5397373A" w14:textId="358675D5" w:rsidR="00257EC8" w:rsidRDefault="00257EC8" w:rsidP="009B409E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510 Introduction to Programming in Python</w:t>
                  </w:r>
                </w:p>
                <w:p w14:paraId="1DB65ADE" w14:textId="1C71BB20" w:rsidR="00663497" w:rsidRDefault="00663497" w:rsidP="009B409E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520 Statistics for Data Science</w:t>
                  </w:r>
                </w:p>
                <w:p w14:paraId="5A2DB24A" w14:textId="2F1A8A02" w:rsidR="00663497" w:rsidRDefault="00663497" w:rsidP="009B409E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DSC 530 Data Exploration and Analysis</w:t>
                  </w:r>
                </w:p>
                <w:p w14:paraId="358F63C2" w14:textId="065086DB" w:rsidR="00257EC8" w:rsidRPr="00257EC8" w:rsidRDefault="00257EC8" w:rsidP="009B409E">
                  <w:pPr>
                    <w:pStyle w:val="Normal-List2"/>
                    <w:framePr w:wrap="around"/>
                  </w:pPr>
                  <w:r>
                    <w:rPr>
                      <w:rFonts w:hint="eastAsia"/>
                    </w:rPr>
                    <w:t>CIS 535 Design and Management</w:t>
                  </w:r>
                  <w:r w:rsidR="00663497">
                    <w:rPr>
                      <w:rFonts w:hint="eastAsia"/>
                    </w:rPr>
                    <w:t xml:space="preserve"> of Databases</w:t>
                  </w:r>
                </w:p>
                <w:p w14:paraId="7E420A84" w14:textId="5E6D772D" w:rsidR="00C72BE2" w:rsidRPr="00F323F2" w:rsidRDefault="00C72BE2" w:rsidP="009B409E">
                  <w:pPr>
                    <w:framePr w:wrap="around" w:vAnchor="text" w:hAnchor="page" w:xAlign="center" w:y="1"/>
                    <w:suppressOverlap/>
                    <w:rPr>
                      <w:ins w:id="3" w:author="Dong Kim" w:date="2025-11-11T11:10:00Z"/>
                    </w:rPr>
                  </w:pPr>
                </w:p>
              </w:tc>
              <w:tc>
                <w:tcPr>
                  <w:tcW w:w="1122" w:type="pct"/>
                  <w:tcBorders>
                    <w:top w:val="single" w:sz="4" w:space="0" w:color="auto"/>
                  </w:tcBorders>
                </w:tcPr>
                <w:p w14:paraId="043A05B1" w14:textId="67AB7401" w:rsidR="00C72BE2" w:rsidRPr="00C72BE2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Expected 2026</w:t>
                  </w:r>
                </w:p>
              </w:tc>
            </w:tr>
            <w:tr w:rsidR="00064816" w:rsidRPr="003A6953" w14:paraId="45BF9589" w14:textId="40F8FB0B" w:rsidTr="001C1562">
              <w:tc>
                <w:tcPr>
                  <w:tcW w:w="201" w:type="pct"/>
                  <w:gridSpan w:val="2"/>
                  <w:tcBorders>
                    <w:left w:val="nil"/>
                  </w:tcBorders>
                  <w:shd w:val="clear" w:color="auto" w:fill="auto"/>
                </w:tcPr>
                <w:p w14:paraId="09123B7F" w14:textId="45CB6F87" w:rsidR="00064816" w:rsidRDefault="00064816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7952A1C1" wp14:editId="32A05C56">
                        <wp:extent cx="172720" cy="226060"/>
                        <wp:effectExtent l="0" t="0" r="0" b="2540"/>
                        <wp:docPr id="7" name="Picture 7">
                          <a:hlinkClick xmlns:a="http://schemas.openxmlformats.org/drawingml/2006/main" r:id="rId3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>
                                  <a:hlinkClick r:id="rId32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720" cy="226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77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B812D9D" w14:textId="071F9202" w:rsidR="00064816" w:rsidRPr="004A2A47" w:rsidRDefault="00064816" w:rsidP="009B409E">
                  <w:pPr>
                    <w:framePr w:wrap="around" w:vAnchor="text" w:hAnchor="page" w:xAlign="center" w:y="1"/>
                    <w:suppressOverlap/>
                    <w:rPr>
                      <w:smallCaps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Jagiellonian University Medical College</w:t>
                  </w:r>
                </w:p>
              </w:tc>
              <w:tc>
                <w:tcPr>
                  <w:tcW w:w="1122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AC3A120" w14:textId="5706D6B2" w:rsidR="00064816" w:rsidRPr="00C72BE2" w:rsidRDefault="00064816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Kraków, Poland</w:t>
                  </w:r>
                </w:p>
              </w:tc>
            </w:tr>
            <w:tr w:rsidR="00C72BE2" w:rsidRPr="003A6953" w14:paraId="5296CADF" w14:textId="2E091115" w:rsidTr="001C1562">
              <w:tc>
                <w:tcPr>
                  <w:tcW w:w="100" w:type="pct"/>
                  <w:tcBorders>
                    <w:left w:val="nil"/>
                  </w:tcBorders>
                </w:tcPr>
                <w:p w14:paraId="23A306ED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  <w:noProof/>
                    </w:rPr>
                  </w:pPr>
                </w:p>
              </w:tc>
              <w:tc>
                <w:tcPr>
                  <w:tcW w:w="101" w:type="pct"/>
                </w:tcPr>
                <w:p w14:paraId="404D8771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tcBorders>
                    <w:top w:val="single" w:sz="4" w:space="0" w:color="auto"/>
                  </w:tcBorders>
                  <w:vAlign w:val="center"/>
                </w:tcPr>
                <w:p w14:paraId="7951CF9E" w14:textId="7CB10396" w:rsidR="004A2A47" w:rsidRPr="00C72BE2" w:rsidRDefault="00C72BE2" w:rsidP="009B409E">
                  <w:pPr>
                    <w:framePr w:wrap="around" w:vAnchor="text" w:hAnchor="page" w:xAlign="center" w:y="1"/>
                    <w:ind w:firstLine="110"/>
                    <w:suppressOverlap/>
                  </w:pPr>
                  <w:r>
                    <w:rPr>
                      <w:b/>
                      <w:bCs/>
                    </w:rPr>
                    <w:t xml:space="preserve">PhD | </w:t>
                  </w:r>
                  <w:r>
                    <w:t>Doctor of Philosophy</w:t>
                  </w:r>
                </w:p>
              </w:tc>
              <w:tc>
                <w:tcPr>
                  <w:tcW w:w="1122" w:type="pct"/>
                  <w:tcBorders>
                    <w:top w:val="single" w:sz="4" w:space="0" w:color="auto"/>
                  </w:tcBorders>
                </w:tcPr>
                <w:p w14:paraId="2CE11EE8" w14:textId="24542332" w:rsidR="00C72BE2" w:rsidRPr="00C72BE2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Expected 2026</w:t>
                  </w:r>
                </w:p>
              </w:tc>
            </w:tr>
            <w:tr w:rsidR="00C640D1" w:rsidRPr="003A6953" w14:paraId="2FE86BD4" w14:textId="77777777" w:rsidTr="001C1562">
              <w:tc>
                <w:tcPr>
                  <w:tcW w:w="100" w:type="pct"/>
                  <w:tcBorders>
                    <w:left w:val="nil"/>
                  </w:tcBorders>
                </w:tcPr>
                <w:p w14:paraId="32F3249F" w14:textId="77777777" w:rsidR="00C640D1" w:rsidRDefault="00C640D1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34D0A714" w14:textId="77777777" w:rsidR="00C640D1" w:rsidRDefault="00C640D1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</w:tcPr>
                <w:p w14:paraId="40BB2A42" w14:textId="3BBFC9F3" w:rsidR="00C640D1" w:rsidRDefault="00C640D1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4A2A47">
                    <w:t>Research Doctoral Degree</w:t>
                  </w:r>
                  <w:r>
                    <w:rPr>
                      <w:rFonts w:hint="eastAsia"/>
                      <w:lang w:eastAsia="ko-KR"/>
                    </w:rPr>
                    <w:t xml:space="preserve"> equivalent</w:t>
                  </w:r>
                </w:p>
                <w:p w14:paraId="6750FDB7" w14:textId="77777777" w:rsidR="00C640D1" w:rsidRDefault="00C640D1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rPr>
                      <w:rFonts w:hint="eastAsia"/>
                      <w:lang w:eastAsia="ko-KR"/>
                    </w:rPr>
                    <w:t>Extramural mode</w:t>
                  </w:r>
                </w:p>
                <w:p w14:paraId="43735C4C" w14:textId="77777777" w:rsidR="00C640D1" w:rsidRDefault="00C640D1" w:rsidP="009B409E">
                  <w:pPr>
                    <w:pStyle w:val="Normal-List2"/>
                    <w:framePr w:wrap="around"/>
                  </w:pPr>
                  <w:r>
                    <w:t>Supervisor: Konrad Malinowski, MD PhD</w:t>
                  </w:r>
                </w:p>
                <w:p w14:paraId="43A67066" w14:textId="00A7E283" w:rsidR="00167039" w:rsidRPr="00C640D1" w:rsidRDefault="00167039" w:rsidP="009B409E">
                  <w:pPr>
                    <w:pStyle w:val="Normal-List2"/>
                    <w:framePr w:wrap="around"/>
                    <w:numPr>
                      <w:ilvl w:val="0"/>
                      <w:numId w:val="0"/>
                    </w:numPr>
                  </w:pPr>
                </w:p>
              </w:tc>
              <w:tc>
                <w:tcPr>
                  <w:tcW w:w="1122" w:type="pct"/>
                </w:tcPr>
                <w:p w14:paraId="6332D37E" w14:textId="77777777" w:rsidR="00C640D1" w:rsidRDefault="00C640D1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640D1" w:rsidRPr="003A6953" w14:paraId="3C246BA3" w14:textId="77777777" w:rsidTr="001C1562">
              <w:tc>
                <w:tcPr>
                  <w:tcW w:w="100" w:type="pct"/>
                  <w:tcBorders>
                    <w:left w:val="nil"/>
                  </w:tcBorders>
                </w:tcPr>
                <w:p w14:paraId="1B36D2EC" w14:textId="77777777" w:rsidR="00C640D1" w:rsidRDefault="00C640D1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214675D0" w14:textId="77777777" w:rsidR="00C640D1" w:rsidRDefault="00C640D1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vAlign w:val="center"/>
                </w:tcPr>
                <w:p w14:paraId="27226A61" w14:textId="739880F5" w:rsidR="00C640D1" w:rsidRPr="00C640D1" w:rsidRDefault="00C640D1" w:rsidP="009B409E">
                  <w:pPr>
                    <w:framePr w:wrap="around" w:vAnchor="text" w:hAnchor="page" w:xAlign="center" w:y="1"/>
                    <w:ind w:firstLine="110"/>
                    <w:suppressOverlap/>
                  </w:pPr>
                  <w:r>
                    <w:rPr>
                      <w:b/>
                      <w:bCs/>
                    </w:rPr>
                    <w:t xml:space="preserve">MD </w:t>
                  </w:r>
                  <w:r w:rsidRPr="0029656D">
                    <w:t xml:space="preserve">| </w:t>
                  </w:r>
                  <w:ins w:id="4" w:author="Dong Kim" w:date="2025-11-11T11:10:00Z">
                    <w:r w:rsidRPr="0029656D">
                      <w:t>Doctor of Medicine</w:t>
                    </w:r>
                  </w:ins>
                </w:p>
              </w:tc>
              <w:tc>
                <w:tcPr>
                  <w:tcW w:w="1122" w:type="pct"/>
                </w:tcPr>
                <w:p w14:paraId="6E57DF75" w14:textId="77777777" w:rsidR="00C640D1" w:rsidRDefault="00C640D1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134076BA" w14:textId="536B80AC" w:rsidTr="001C1562">
              <w:tc>
                <w:tcPr>
                  <w:tcW w:w="100" w:type="pct"/>
                  <w:tcBorders>
                    <w:left w:val="nil"/>
                  </w:tcBorders>
                </w:tcPr>
                <w:p w14:paraId="13A0F8F4" w14:textId="59945AF3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0FC9A961" w14:textId="70AC0DF9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</w:tcPr>
                <w:p w14:paraId="07F6D156" w14:textId="77777777" w:rsidR="00445FCD" w:rsidRDefault="004A2A47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4A2A47">
                    <w:t>Professional Doctoral Degree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equivalent</w:t>
                  </w:r>
                </w:p>
                <w:p w14:paraId="366373E7" w14:textId="56EC021C" w:rsidR="00445FCD" w:rsidRDefault="00445FCD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rPr>
                      <w:rFonts w:hint="eastAsia"/>
                      <w:lang w:eastAsia="ko-KR"/>
                    </w:rPr>
                    <w:t>Recognized by the National Committee of Foreign Medical Education and Accreditation (NCFMEA) as equivalent to U.S. earned M.D. degrees</w:t>
                  </w:r>
                </w:p>
                <w:p w14:paraId="1A6E4CE5" w14:textId="1A5D3C63" w:rsidR="00C72BE2" w:rsidRPr="00445FCD" w:rsidRDefault="00C72BE2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Completed 5700 hours of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</w:t>
                  </w:r>
                  <w:r>
                    <w:t>clinical training</w:t>
                  </w:r>
                  <w:r w:rsidR="00445FCD">
                    <w:rPr>
                      <w:rFonts w:hint="eastAsia"/>
                      <w:lang w:eastAsia="ko-KR"/>
                    </w:rPr>
                    <w:t xml:space="preserve"> in university hospitals</w:t>
                  </w:r>
                </w:p>
                <w:p w14:paraId="08C8CA6B" w14:textId="0BB2EE13" w:rsidR="00C72BE2" w:rsidRP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122" w:type="pct"/>
                </w:tcPr>
                <w:p w14:paraId="5E3430E2" w14:textId="54218714" w:rsidR="00C72BE2" w:rsidRPr="00C72BE2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Oct 2025</w:t>
                  </w:r>
                </w:p>
              </w:tc>
            </w:tr>
            <w:tr w:rsidR="00064816" w:rsidRPr="003A6953" w14:paraId="64CDAF3B" w14:textId="1344253F" w:rsidTr="001C1562">
              <w:tc>
                <w:tcPr>
                  <w:tcW w:w="201" w:type="pct"/>
                  <w:gridSpan w:val="2"/>
                  <w:shd w:val="clear" w:color="auto" w:fill="auto"/>
                </w:tcPr>
                <w:p w14:paraId="473C418B" w14:textId="04C26A0B" w:rsidR="00064816" w:rsidRDefault="00064816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316ADA46" wp14:editId="6B4484B2">
                        <wp:extent cx="284480" cy="159981"/>
                        <wp:effectExtent l="0" t="0" r="0" b="0"/>
                        <wp:docPr id="10" name="Picture 10">
                          <a:hlinkClick xmlns:a="http://schemas.openxmlformats.org/drawingml/2006/main" r:id="rId34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Picture 10">
                                  <a:hlinkClick r:id="rId34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480" cy="1599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77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DAB4770" w14:textId="5DA7CADD" w:rsidR="00064816" w:rsidRPr="004A2A47" w:rsidRDefault="00064816" w:rsidP="009B409E">
                  <w:pPr>
                    <w:framePr w:wrap="around" w:vAnchor="text" w:hAnchor="page" w:xAlign="center" w:y="1"/>
                    <w:suppressOverlap/>
                    <w:rPr>
                      <w:smallCaps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Boston College</w:t>
                  </w:r>
                </w:p>
              </w:tc>
              <w:tc>
                <w:tcPr>
                  <w:tcW w:w="1122" w:type="pct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8559EE1" w14:textId="7A779D89" w:rsidR="00064816" w:rsidRPr="00C72BE2" w:rsidRDefault="00064816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Chestnut Hill, MA</w:t>
                  </w:r>
                </w:p>
              </w:tc>
            </w:tr>
            <w:tr w:rsidR="00C72BE2" w:rsidRPr="003A6953" w14:paraId="462E6B78" w14:textId="47BCF208" w:rsidTr="001C1562">
              <w:tc>
                <w:tcPr>
                  <w:tcW w:w="100" w:type="pct"/>
                </w:tcPr>
                <w:p w14:paraId="64610B7A" w14:textId="5154E54E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7A022BF2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  <w:tcBorders>
                    <w:top w:val="single" w:sz="4" w:space="0" w:color="auto"/>
                  </w:tcBorders>
                  <w:vAlign w:val="center"/>
                </w:tcPr>
                <w:p w14:paraId="405CE0F2" w14:textId="59663D79" w:rsidR="00C72BE2" w:rsidRPr="00C72BE2" w:rsidRDefault="00C72BE2" w:rsidP="009B409E">
                  <w:pPr>
                    <w:framePr w:wrap="around" w:vAnchor="text" w:hAnchor="page" w:xAlign="center" w:y="1"/>
                    <w:ind w:firstLine="110"/>
                    <w:suppressOverlap/>
                  </w:pPr>
                  <w:ins w:id="5" w:author="Dong Kim" w:date="2025-11-11T11:10:00Z">
                    <w:r w:rsidRPr="008872ED">
                      <w:rPr>
                        <w:b/>
                        <w:bCs/>
                      </w:rPr>
                      <w:t>BA Psychology</w:t>
                    </w:r>
                  </w:ins>
                  <w:r>
                    <w:rPr>
                      <w:b/>
                      <w:bCs/>
                    </w:rPr>
                    <w:t xml:space="preserve"> </w:t>
                  </w:r>
                  <w:r>
                    <w:t>| Bachelor of Arts</w:t>
                  </w:r>
                </w:p>
              </w:tc>
              <w:tc>
                <w:tcPr>
                  <w:tcW w:w="1122" w:type="pct"/>
                  <w:tcBorders>
                    <w:top w:val="single" w:sz="4" w:space="0" w:color="auto"/>
                  </w:tcBorders>
                </w:tcPr>
                <w:p w14:paraId="369E0402" w14:textId="77ED9D66" w:rsidR="00C72BE2" w:rsidRPr="00C72BE2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Aug 2016</w:t>
                  </w:r>
                </w:p>
              </w:tc>
            </w:tr>
            <w:tr w:rsidR="00C72BE2" w:rsidRPr="003A6953" w14:paraId="38B97E59" w14:textId="670C982A" w:rsidTr="001C1562">
              <w:tc>
                <w:tcPr>
                  <w:tcW w:w="100" w:type="pct"/>
                </w:tcPr>
                <w:p w14:paraId="275B3504" w14:textId="0A1380B2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1" w:type="pct"/>
                </w:tcPr>
                <w:p w14:paraId="710DADC5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3677" w:type="pct"/>
                </w:tcPr>
                <w:p w14:paraId="34D05E2C" w14:textId="3FEEC168" w:rsidR="00C72BE2" w:rsidRPr="008872ED" w:rsidRDefault="00C72BE2" w:rsidP="009B409E">
                  <w:pPr>
                    <w:framePr w:wrap="around" w:vAnchor="text" w:hAnchor="page" w:xAlign="center" w:y="1"/>
                    <w:ind w:firstLine="110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BS Biology | </w:t>
                  </w:r>
                  <w:ins w:id="6" w:author="Dong Kim" w:date="2025-11-11T11:10:00Z">
                    <w:r w:rsidRPr="008872ED">
                      <w:rPr>
                        <w:rPrChange w:id="7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B</w:t>
                    </w:r>
                  </w:ins>
                  <w:r w:rsidRPr="008872ED">
                    <w:t xml:space="preserve">achelor of </w:t>
                  </w:r>
                  <w:ins w:id="8" w:author="Dong Kim" w:date="2025-11-11T11:10:00Z">
                    <w:r w:rsidRPr="008872ED">
                      <w:rPr>
                        <w:rPrChange w:id="9" w:author="Dong Kim" w:date="2025-11-11T11:11:00Z">
                          <w:rPr>
                            <w:b/>
                            <w:bCs/>
                          </w:rPr>
                        </w:rPrChange>
                      </w:rPr>
                      <w:t>S</w:t>
                    </w:r>
                  </w:ins>
                  <w:r w:rsidRPr="008872ED">
                    <w:t>cience</w:t>
                  </w:r>
                </w:p>
              </w:tc>
              <w:tc>
                <w:tcPr>
                  <w:tcW w:w="1122" w:type="pct"/>
                </w:tcPr>
                <w:p w14:paraId="6936827C" w14:textId="79E9CB7D" w:rsidR="00C72BE2" w:rsidRPr="00C72BE2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June 2016</w:t>
                  </w:r>
                </w:p>
              </w:tc>
            </w:tr>
          </w:tbl>
          <w:p w14:paraId="6A8D9059" w14:textId="4CBDF98E" w:rsidR="007B25FE" w:rsidRPr="003A6953" w:rsidRDefault="007B25FE" w:rsidP="00C742E0">
            <w:pPr>
              <w:rPr>
                <w:ins w:id="10" w:author="Dong Kim" w:date="2025-11-11T11:10:00Z"/>
              </w:rPr>
            </w:pPr>
          </w:p>
        </w:tc>
        <w:tc>
          <w:tcPr>
            <w:tcW w:w="434" w:type="dxa"/>
            <w:vMerge/>
          </w:tcPr>
          <w:p w14:paraId="7A81C462" w14:textId="77777777" w:rsidR="007B25FE" w:rsidRPr="003A6953" w:rsidRDefault="007B25FE" w:rsidP="00C742E0"/>
        </w:tc>
      </w:tr>
      <w:tr w:rsidR="009B409E" w:rsidRPr="003A6953" w14:paraId="71C8D54E" w14:textId="77777777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75E21DDB" w14:textId="77777777" w:rsidR="009B409E" w:rsidRPr="003A6953" w:rsidRDefault="009B409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7EA04E05" w14:textId="77777777" w:rsidR="009B409E" w:rsidRPr="003A6953" w:rsidRDefault="009B409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66DE1292" w14:textId="77777777" w:rsidR="009B409E" w:rsidRPr="003A6953" w:rsidRDefault="009B409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707B5582" w14:textId="77777777" w:rsidR="009B409E" w:rsidRPr="003A6953" w:rsidRDefault="009B409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468C60B3" w14:textId="77777777" w:rsidR="009B409E" w:rsidRPr="003A6953" w:rsidRDefault="009B409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12669244" w14:textId="77777777" w:rsidR="009B409E" w:rsidRDefault="009B409E" w:rsidP="002E4339"/>
        </w:tc>
        <w:tc>
          <w:tcPr>
            <w:tcW w:w="434" w:type="dxa"/>
            <w:vMerge/>
          </w:tcPr>
          <w:p w14:paraId="0405E903" w14:textId="77777777" w:rsidR="009B409E" w:rsidRPr="003A6953" w:rsidRDefault="009B409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9B7F1F" w:rsidRPr="003A6953" w14:paraId="3BECF303" w14:textId="5F57E7C6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1948EA57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4F055359" w14:textId="2A3A4A80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4BA78600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4F090698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73C817F9" w14:textId="1BF632D6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044535A6" w14:textId="77777777" w:rsidR="007B25FE" w:rsidRDefault="007B25FE" w:rsidP="002E4339"/>
          <w:p w14:paraId="3F993C7D" w14:textId="0E7F34BE" w:rsidR="000B330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  <w:r w:rsidRPr="0094275D">
              <w:t>Experience</w:t>
            </w:r>
          </w:p>
          <w:p w14:paraId="1A5B4EDB" w14:textId="3CDA1FC9" w:rsidR="00C06A47" w:rsidRPr="00C06A47" w:rsidRDefault="00C06A47" w:rsidP="00C06A47">
            <w:pPr>
              <w:pStyle w:val="BodyText"/>
            </w:pPr>
          </w:p>
        </w:tc>
        <w:tc>
          <w:tcPr>
            <w:tcW w:w="434" w:type="dxa"/>
            <w:vMerge/>
          </w:tcPr>
          <w:p w14:paraId="4A6380A7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9B7F1F" w:rsidRPr="003A6953" w14:paraId="79D77A8E" w14:textId="664B6BD2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0EFFC630" w14:textId="77777777" w:rsidR="007B25FE" w:rsidRPr="00705DEE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1FD64989" w14:textId="1D52DD48" w:rsidR="007B25FE" w:rsidRPr="00705DEE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64F73B1D" w14:textId="77777777" w:rsidR="007B25FE" w:rsidRPr="003A6953" w:rsidDel="001A7252" w:rsidRDefault="007B25FE" w:rsidP="00C742E0"/>
        </w:tc>
        <w:tc>
          <w:tcPr>
            <w:tcW w:w="222" w:type="dxa"/>
            <w:vMerge/>
            <w:shd w:val="clear" w:color="auto" w:fill="FFFFFF" w:themeFill="background1"/>
          </w:tcPr>
          <w:p w14:paraId="750DC5BA" w14:textId="77777777" w:rsidR="007B25FE" w:rsidRPr="003A6953" w:rsidDel="001A7252" w:rsidRDefault="007B25FE" w:rsidP="00C742E0"/>
        </w:tc>
        <w:tc>
          <w:tcPr>
            <w:tcW w:w="230" w:type="dxa"/>
            <w:vMerge/>
            <w:shd w:val="clear" w:color="auto" w:fill="FFFFFF" w:themeFill="background1"/>
          </w:tcPr>
          <w:p w14:paraId="3C515BF0" w14:textId="284EE0AB" w:rsidR="007B25FE" w:rsidRPr="003A6953" w:rsidDel="001A7252" w:rsidRDefault="007B25FE" w:rsidP="00C742E0"/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34"/>
              <w:gridCol w:w="234"/>
              <w:gridCol w:w="9729"/>
              <w:gridCol w:w="1427"/>
            </w:tblGrid>
            <w:tr w:rsidR="00064816" w:rsidRPr="003A6953" w14:paraId="202E36AC" w14:textId="77777777" w:rsidTr="001C1562">
              <w:tc>
                <w:tcPr>
                  <w:tcW w:w="100" w:type="pct"/>
                  <w:gridSpan w:val="2"/>
                </w:tcPr>
                <w:p w14:paraId="6E7E3E1F" w14:textId="0B9147A1" w:rsidR="00064816" w:rsidRPr="003A6953" w:rsidDel="001A7252" w:rsidRDefault="00064816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C4954A2" wp14:editId="7EB4D024">
                        <wp:extent cx="136525" cy="175260"/>
                        <wp:effectExtent l="0" t="0" r="0" b="0"/>
                        <wp:docPr id="3" name="Picture 3">
                          <a:hlinkClick xmlns:a="http://schemas.openxmlformats.org/drawingml/2006/main" r:id="rId36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>
                                  <a:hlinkClick r:id="rId36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525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7C222B16" w14:textId="2AFB8C84" w:rsidR="00064816" w:rsidRPr="00064816" w:rsidDel="001A7252" w:rsidRDefault="00064816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 w:rsidRPr="004A2A47">
                    <w:rPr>
                      <w:b/>
                      <w:bCs/>
                      <w:smallCaps/>
                    </w:rPr>
                    <w:t>Head of Research</w:t>
                  </w:r>
                  <w:r>
                    <w:rPr>
                      <w:b/>
                      <w:bCs/>
                    </w:rPr>
                    <w:t xml:space="preserve"> | </w:t>
                  </w:r>
                  <w:r w:rsidRPr="004A2A47">
                    <w:rPr>
                      <w:i/>
                      <w:iCs/>
                    </w:rPr>
                    <w:t>Student Surgery Interest Group</w:t>
                  </w:r>
                  <w:r w:rsidR="004A2A47" w:rsidRPr="004A2A47">
                    <w:rPr>
                      <w:i/>
                      <w:iCs/>
                    </w:rPr>
                    <w:t xml:space="preserve"> (SSIG)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45DBE6B3" w14:textId="77777777" w:rsidR="00064816" w:rsidRDefault="00064816" w:rsidP="009B409E">
                  <w:pPr>
                    <w:pStyle w:val="Small"/>
                    <w:framePr w:wrap="around"/>
                    <w:spacing w:before="60" w:after="60"/>
                    <w:jc w:val="center"/>
                  </w:pPr>
                </w:p>
              </w:tc>
            </w:tr>
            <w:tr w:rsidR="00064816" w:rsidRPr="003A6953" w14:paraId="51659066" w14:textId="4E2DFED3" w:rsidTr="001C1562">
              <w:tc>
                <w:tcPr>
                  <w:tcW w:w="100" w:type="pct"/>
                </w:tcPr>
                <w:p w14:paraId="73640638" w14:textId="53CC3C79" w:rsidR="00D260D4" w:rsidRPr="003A6953" w:rsidDel="001A7252" w:rsidRDefault="00D260D4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100" w:type="pct"/>
                </w:tcPr>
                <w:p w14:paraId="6DAF2CDD" w14:textId="709536BA" w:rsidR="00D260D4" w:rsidRPr="003A6953" w:rsidDel="001A7252" w:rsidRDefault="00D260D4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4164" w:type="pct"/>
                  <w:tcBorders>
                    <w:top w:val="single" w:sz="4" w:space="0" w:color="auto"/>
                  </w:tcBorders>
                </w:tcPr>
                <w:p w14:paraId="632DCE4B" w14:textId="73D4D051" w:rsidR="00D260D4" w:rsidRPr="00863384" w:rsidRDefault="00D260D4" w:rsidP="009B409E">
                  <w:pPr>
                    <w:framePr w:wrap="around" w:vAnchor="text" w:hAnchor="page" w:xAlign="center" w:y="1"/>
                    <w:suppressOverlap/>
                  </w:pPr>
                  <w:r w:rsidRPr="0098435E">
                    <w:rPr>
                      <w:i/>
                      <w:iCs/>
                      <w:rPrChange w:id="11" w:author="Dong Kim" w:date="2025-11-11T11:11:00Z">
                        <w:rPr/>
                      </w:rPrChange>
                    </w:rPr>
                    <w:t>Jagiellonian University Medical College</w:t>
                  </w:r>
                  <w:r w:rsidR="00863384">
                    <w:rPr>
                      <w:i/>
                      <w:iCs/>
                    </w:rPr>
                    <w:t xml:space="preserve"> </w:t>
                  </w:r>
                  <w:r w:rsidR="00863384">
                    <w:t xml:space="preserve">| </w:t>
                  </w:r>
                  <w:r w:rsidR="00863384" w:rsidRPr="00863384">
                    <w:rPr>
                      <w:rStyle w:val="SmallChar"/>
                    </w:rPr>
                    <w:t>Kraków, Poland</w:t>
                  </w:r>
                </w:p>
                <w:p w14:paraId="7B88C02B" w14:textId="77777777" w:rsidR="004A2A47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Responsible</w:t>
                  </w:r>
                  <w:r>
                    <w:t xml:space="preserve"> for training, mentoring, and supervising medical students in independent and cooperative research.</w:t>
                  </w:r>
                </w:p>
                <w:p w14:paraId="24364799" w14:textId="5AF4EEAA" w:rsidR="004A2A47" w:rsidRPr="007D092C" w:rsidRDefault="004A2A47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5595C47C" w14:textId="5232FBDA" w:rsidR="00D260D4" w:rsidRPr="003A6953" w:rsidDel="001A7252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2024 – 2025</w:t>
                  </w:r>
                </w:p>
              </w:tc>
            </w:tr>
            <w:tr w:rsidR="00064816" w:rsidRPr="003A6953" w14:paraId="1B9A2874" w14:textId="77777777" w:rsidTr="001C1562">
              <w:tc>
                <w:tcPr>
                  <w:tcW w:w="100" w:type="pct"/>
                  <w:gridSpan w:val="2"/>
                </w:tcPr>
                <w:p w14:paraId="70F71F46" w14:textId="01E3F327" w:rsidR="00064816" w:rsidRPr="003A6953" w:rsidRDefault="00064816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0F3BF2A" wp14:editId="41F9773E">
                        <wp:extent cx="196215" cy="194945"/>
                        <wp:effectExtent l="0" t="0" r="0" b="0"/>
                        <wp:docPr id="4" name="Picture 4">
                          <a:hlinkClick xmlns:a="http://schemas.openxmlformats.org/drawingml/2006/main" r:id="rId3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>
                                  <a:hlinkClick r:id="rId38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15" cy="194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5377AFEC" w14:textId="1D0D4E30" w:rsidR="00064816" w:rsidRPr="00064816" w:rsidRDefault="0080151E" w:rsidP="009B409E">
                  <w:pPr>
                    <w:framePr w:wrap="around" w:vAnchor="text" w:hAnchor="page" w:xAlign="center" w:y="1"/>
                    <w:suppressOverlap/>
                  </w:pPr>
                  <w:r>
                    <w:rPr>
                      <w:b/>
                      <w:bCs/>
                      <w:smallCaps/>
                    </w:rPr>
                    <w:t xml:space="preserve">Doctoral </w:t>
                  </w:r>
                  <w:r w:rsidR="00064816" w:rsidRPr="004A2A47">
                    <w:rPr>
                      <w:b/>
                      <w:bCs/>
                      <w:smallCaps/>
                    </w:rPr>
                    <w:t xml:space="preserve">Research Fellow </w:t>
                  </w:r>
                  <w:r w:rsidR="00064816" w:rsidRPr="004A2A47">
                    <w:rPr>
                      <w:smallCaps/>
                    </w:rPr>
                    <w:t>|</w:t>
                  </w:r>
                  <w:r w:rsidR="00064816">
                    <w:t xml:space="preserve"> </w:t>
                  </w:r>
                  <w:r w:rsidR="00064816" w:rsidRPr="0080151E">
                    <w:rPr>
                      <w:i/>
                      <w:iCs/>
                    </w:rPr>
                    <w:t>Konrad Malinowski’s Lab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31A4D55D" w14:textId="77777777" w:rsidR="00064816" w:rsidRDefault="00064816" w:rsidP="009B409E">
                  <w:pPr>
                    <w:pStyle w:val="Small"/>
                    <w:framePr w:wrap="around"/>
                    <w:spacing w:before="60" w:after="60"/>
                  </w:pPr>
                </w:p>
              </w:tc>
            </w:tr>
            <w:tr w:rsidR="00064816" w:rsidRPr="003A6953" w14:paraId="62B395FB" w14:textId="6D9FAF19" w:rsidTr="001C1562">
              <w:tc>
                <w:tcPr>
                  <w:tcW w:w="100" w:type="pct"/>
                </w:tcPr>
                <w:p w14:paraId="137FB8BD" w14:textId="465DF459" w:rsidR="00D260D4" w:rsidRPr="003A6953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0" w:type="pct"/>
                </w:tcPr>
                <w:p w14:paraId="1782945F" w14:textId="75FEED2D" w:rsidR="00D260D4" w:rsidRPr="003A6953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4164" w:type="pct"/>
                </w:tcPr>
                <w:p w14:paraId="65D8A2E0" w14:textId="1E3AA251" w:rsidR="00D260D4" w:rsidRPr="00863384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 w:rsidRPr="0098435E">
                    <w:rPr>
                      <w:i/>
                      <w:iCs/>
                      <w:rPrChange w:id="12" w:author="Dong Kim" w:date="2025-11-11T11:11:00Z">
                        <w:rPr/>
                      </w:rPrChange>
                    </w:rPr>
                    <w:t>Artromedical Orthopedic Clinic</w:t>
                  </w:r>
                  <w:r w:rsidR="00863384">
                    <w:t xml:space="preserve"> | </w:t>
                  </w:r>
                  <w:r w:rsidR="00863384" w:rsidRPr="00863384">
                    <w:rPr>
                      <w:rStyle w:val="SmallChar"/>
                    </w:rPr>
                    <w:t>Bełchatów, Poland</w:t>
                  </w:r>
                </w:p>
                <w:p w14:paraId="5379E6A3" w14:textId="01D05AC7" w:rsidR="00972FBA" w:rsidRDefault="00972FBA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 xml:space="preserve">Current role as </w:t>
                  </w:r>
                  <w:r w:rsidRPr="00972FBA">
                    <w:t>Systematic Review Specialist</w:t>
                  </w:r>
                  <w:r>
                    <w:t xml:space="preserve"> and former role as Medical Writer.</w:t>
                  </w:r>
                </w:p>
                <w:p w14:paraId="1679E21F" w14:textId="144902FC" w:rsidR="00972FBA" w:rsidRDefault="00972FBA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 xml:space="preserve">Authored manuscripts including </w:t>
                  </w:r>
                  <w:r>
                    <w:rPr>
                      <w:i/>
                      <w:iCs/>
                    </w:rPr>
                    <w:t>systematic reviews and meta-analyses, case reports and series, prospective and retrospective cohort studies, case-control studies, diagnostic studies, and technical notes.</w:t>
                  </w:r>
                </w:p>
                <w:p w14:paraId="3F248F2B" w14:textId="48D426A5" w:rsidR="00972FBA" w:rsidRDefault="00972FBA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Led systematic review and meta-analysis projects, including 1</w:t>
                  </w:r>
                  <w:r w:rsidRPr="00972FBA">
                    <w:rPr>
                      <w:vertAlign w:val="superscript"/>
                    </w:rPr>
                    <w:t>st</w:t>
                  </w:r>
                  <w:r>
                    <w:t xml:space="preserve"> author and Q1 journal publications following PRISMA and using R and Python for evidence synthesis and analyses.</w:t>
                  </w:r>
                </w:p>
                <w:p w14:paraId="261A42E9" w14:textId="1A8A56E9" w:rsidR="00D260D4" w:rsidRPr="003A6953" w:rsidRDefault="00972FBA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 xml:space="preserve">Designed and developed </w:t>
                  </w:r>
                  <w:r w:rsidR="00D260D4" w:rsidRPr="003A6953">
                    <w:t>1</w:t>
                  </w:r>
                  <w:r>
                    <w:t>3</w:t>
                  </w:r>
                  <w:r w:rsidR="00D260D4" w:rsidRPr="003A6953">
                    <w:t xml:space="preserve"> </w:t>
                  </w:r>
                  <w:r>
                    <w:t xml:space="preserve">peer-reviewed </w:t>
                  </w:r>
                  <w:r w:rsidR="00D260D4" w:rsidRPr="003A6953">
                    <w:t xml:space="preserve">publications </w:t>
                  </w:r>
                  <w:r w:rsidR="00D260D4">
                    <w:t xml:space="preserve">– </w:t>
                  </w:r>
                  <w:r>
                    <w:t>two</w:t>
                  </w:r>
                  <w:r w:rsidR="00D260D4" w:rsidRPr="003A6953">
                    <w:t xml:space="preserve"> as first author</w:t>
                  </w:r>
                  <w:r w:rsidR="00D260D4">
                    <w:rPr>
                      <w:vertAlign w:val="superscript"/>
                    </w:rPr>
                    <w:t xml:space="preserve"> </w:t>
                  </w:r>
                  <w:r w:rsidR="00D260D4">
                    <w:t xml:space="preserve">and </w:t>
                  </w:r>
                  <w:r w:rsidR="00D260D4" w:rsidRPr="003A6953">
                    <w:t>three as second author</w:t>
                  </w:r>
                  <w:r w:rsidR="00D260D4" w:rsidRPr="003A6953">
                    <w:rPr>
                      <w:vertAlign w:val="superscript"/>
                    </w:rPr>
                    <w:t>3,6,9</w:t>
                  </w:r>
                </w:p>
                <w:p w14:paraId="5677A6BA" w14:textId="6967C9BB" w:rsidR="00D260D4" w:rsidRPr="003A6953" w:rsidRDefault="0072396D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Led a project</w:t>
                  </w:r>
                  <w:r w:rsidR="00D260D4" w:rsidRPr="003A6953">
                    <w:t xml:space="preserve"> for a prospective case-control diagnostic study</w:t>
                  </w:r>
                  <w:r w:rsidR="00D260D4" w:rsidRPr="003A6953">
                    <w:rPr>
                      <w:vertAlign w:val="superscript"/>
                    </w:rPr>
                    <w:t>10</w:t>
                  </w:r>
                  <w:r>
                    <w:t xml:space="preserve"> (last author), which was subsequently published in a Q1 journal </w:t>
                  </w:r>
                  <w:r w:rsidR="00972FBA">
                    <w:t>(KSSTA).</w:t>
                  </w:r>
                </w:p>
                <w:p w14:paraId="62FBC99B" w14:textId="559CF8C2" w:rsidR="00D260D4" w:rsidRPr="003A6953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>
                    <w:t>Extramural research doctoral degree (PhD) in-progress</w:t>
                  </w:r>
                </w:p>
                <w:p w14:paraId="2967853F" w14:textId="77777777" w:rsidR="00D260D4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Reference(s): Konrad Malinowski, MD PhD, Marcin Mostowy, MD PhD</w:t>
                  </w:r>
                </w:p>
                <w:p w14:paraId="2D85023C" w14:textId="02C41C52" w:rsidR="0080151E" w:rsidRPr="003A6953" w:rsidRDefault="0080151E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220D3B0F" w14:textId="08F4C44C" w:rsidR="00D260D4" w:rsidRPr="00D260D4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2023 – Present</w:t>
                  </w:r>
                </w:p>
              </w:tc>
            </w:tr>
            <w:tr w:rsidR="00064816" w:rsidRPr="003A6953" w14:paraId="7CBCDCD0" w14:textId="77777777" w:rsidTr="001C1562">
              <w:tc>
                <w:tcPr>
                  <w:tcW w:w="100" w:type="pct"/>
                  <w:gridSpan w:val="2"/>
                </w:tcPr>
                <w:p w14:paraId="36FF613A" w14:textId="4B85EF77" w:rsidR="00064816" w:rsidRPr="003A6953" w:rsidRDefault="00064816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6C40876C" wp14:editId="02982E01">
                        <wp:extent cx="132715" cy="260985"/>
                        <wp:effectExtent l="0" t="0" r="635" b="5715"/>
                        <wp:docPr id="5" name="Picture 5">
                          <a:hlinkClick xmlns:a="http://schemas.openxmlformats.org/drawingml/2006/main" r:id="rId4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>
                                  <a:hlinkClick r:id="rId40"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715" cy="260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7E41CE20" w14:textId="242640EB" w:rsidR="00064816" w:rsidRPr="00064816" w:rsidRDefault="0080151E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mallCaps/>
                    </w:rPr>
                    <w:t xml:space="preserve">Graduate </w:t>
                  </w:r>
                  <w:r w:rsidR="00064816" w:rsidRPr="0080151E">
                    <w:rPr>
                      <w:b/>
                      <w:bCs/>
                      <w:smallCaps/>
                    </w:rPr>
                    <w:t>Research Fellow</w:t>
                  </w:r>
                  <w:r w:rsidR="00064816">
                    <w:rPr>
                      <w:b/>
                      <w:bCs/>
                    </w:rPr>
                    <w:t xml:space="preserve"> | </w:t>
                  </w:r>
                  <w:r w:rsidR="00064816" w:rsidRPr="0080151E">
                    <w:rPr>
                      <w:i/>
                      <w:iCs/>
                    </w:rPr>
                    <w:t>The International Evidence-Based Anatomy Working Group (iEBA-WG)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3D8D9C95" w14:textId="77777777" w:rsidR="00064816" w:rsidRDefault="00064816" w:rsidP="009B409E">
                  <w:pPr>
                    <w:pStyle w:val="Small"/>
                    <w:framePr w:wrap="around"/>
                    <w:spacing w:before="60" w:after="60"/>
                  </w:pPr>
                </w:p>
              </w:tc>
            </w:tr>
            <w:tr w:rsidR="00064816" w:rsidRPr="003A6953" w14:paraId="42D7952D" w14:textId="709F745B" w:rsidTr="001C1562">
              <w:tc>
                <w:tcPr>
                  <w:tcW w:w="100" w:type="pct"/>
                </w:tcPr>
                <w:p w14:paraId="7467535E" w14:textId="45DEAC47" w:rsidR="00D260D4" w:rsidRPr="003A6953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0" w:type="pct"/>
                </w:tcPr>
                <w:p w14:paraId="3B09508D" w14:textId="0E4C74CE" w:rsidR="00D260D4" w:rsidRPr="003A6953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4164" w:type="pct"/>
                </w:tcPr>
                <w:p w14:paraId="0383A918" w14:textId="272B1A83" w:rsidR="00D260D4" w:rsidRPr="00863384" w:rsidRDefault="00D260D4" w:rsidP="009B409E">
                  <w:pPr>
                    <w:framePr w:wrap="around" w:vAnchor="text" w:hAnchor="page" w:xAlign="center" w:y="1"/>
                    <w:suppressOverlap/>
                  </w:pPr>
                  <w:r w:rsidRPr="0098435E">
                    <w:rPr>
                      <w:i/>
                      <w:iCs/>
                      <w:rPrChange w:id="13" w:author="Dong Kim" w:date="2025-11-11T11:11:00Z">
                        <w:rPr/>
                      </w:rPrChange>
                    </w:rPr>
                    <w:t>Jagiellonian University Medical College</w:t>
                  </w:r>
                  <w:r w:rsidR="00863384">
                    <w:rPr>
                      <w:i/>
                      <w:iCs/>
                    </w:rPr>
                    <w:t xml:space="preserve"> </w:t>
                  </w:r>
                  <w:r w:rsidR="00863384">
                    <w:t xml:space="preserve">| </w:t>
                  </w:r>
                  <w:r w:rsidR="00863384" w:rsidRPr="00863384">
                    <w:rPr>
                      <w:rStyle w:val="SmallChar"/>
                    </w:rPr>
                    <w:t>Kraków, Poland</w:t>
                  </w:r>
                </w:p>
                <w:p w14:paraId="5A037671" w14:textId="4F30F88A" w:rsidR="00D260D4" w:rsidRPr="003A6953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 xml:space="preserve">Responsible for data collection and analysis, manuscript writing and editing, and medical </w:t>
                  </w:r>
                  <w:r>
                    <w:br/>
                  </w:r>
                  <w:r w:rsidRPr="003A6953">
                    <w:t>illustration for two publications (one as first author</w:t>
                  </w:r>
                  <w:r w:rsidRPr="003A6953">
                    <w:rPr>
                      <w:vertAlign w:val="superscript"/>
                    </w:rPr>
                    <w:t>2</w:t>
                  </w:r>
                  <w:r w:rsidRPr="003A6953">
                    <w:t>)</w:t>
                  </w:r>
                </w:p>
                <w:p w14:paraId="16D7BD4A" w14:textId="77777777" w:rsidR="00D260D4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Reference(s): Przemysław Pękala, MD PhD, Krzysztof Tomaszewski, MD PhD</w:t>
                  </w:r>
                </w:p>
                <w:p w14:paraId="7A19978A" w14:textId="5B42E959" w:rsidR="0080151E" w:rsidRPr="007D092C" w:rsidRDefault="0080151E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303FB2F5" w14:textId="311B52E1" w:rsidR="00D260D4" w:rsidRPr="00D260D4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2021 – Present</w:t>
                  </w:r>
                </w:p>
              </w:tc>
            </w:tr>
            <w:tr w:rsidR="00064816" w:rsidRPr="003A6953" w14:paraId="2A95180D" w14:textId="77777777" w:rsidTr="001C1562">
              <w:tc>
                <w:tcPr>
                  <w:tcW w:w="100" w:type="pct"/>
                  <w:gridSpan w:val="2"/>
                </w:tcPr>
                <w:p w14:paraId="0DA689BC" w14:textId="145B40F1" w:rsidR="00064816" w:rsidRPr="0098435E" w:rsidRDefault="00064816" w:rsidP="009B409E">
                  <w:pPr>
                    <w:framePr w:wrap="around" w:vAnchor="text" w:hAnchor="page" w:xAlign="center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drawing>
                      <wp:inline distT="0" distB="0" distL="0" distR="0" wp14:anchorId="0BD72496" wp14:editId="57A34976">
                        <wp:extent cx="241300" cy="226695"/>
                        <wp:effectExtent l="0" t="0" r="6350" b="190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00" cy="226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64" w:type="pct"/>
                  <w:tcBorders>
                    <w:bottom w:val="single" w:sz="4" w:space="0" w:color="auto"/>
                  </w:tcBorders>
                  <w:vAlign w:val="center"/>
                </w:tcPr>
                <w:p w14:paraId="48FE98A2" w14:textId="15A3FB83" w:rsidR="00064816" w:rsidRPr="00064816" w:rsidRDefault="0080151E" w:rsidP="009B409E">
                  <w:pPr>
                    <w:framePr w:wrap="around" w:vAnchor="text" w:hAnchor="page" w:xAlign="center" w:y="1"/>
                    <w:suppressOverlap/>
                  </w:pPr>
                  <w:r>
                    <w:rPr>
                      <w:b/>
                      <w:bCs/>
                      <w:smallCaps/>
                    </w:rPr>
                    <w:t xml:space="preserve">Graduate </w:t>
                  </w:r>
                  <w:r w:rsidR="00064816" w:rsidRPr="0080151E">
                    <w:rPr>
                      <w:b/>
                      <w:bCs/>
                      <w:smallCaps/>
                    </w:rPr>
                    <w:t>Research Assistant</w:t>
                  </w:r>
                  <w:r w:rsidR="00064816">
                    <w:t xml:space="preserve"> | </w:t>
                  </w:r>
                  <w:r w:rsidR="00064816" w:rsidRPr="0080151E">
                    <w:rPr>
                      <w:i/>
                      <w:iCs/>
                    </w:rPr>
                    <w:t>Student Scientific Society of Clinical Anatomy</w:t>
                  </w:r>
                </w:p>
              </w:tc>
              <w:tc>
                <w:tcPr>
                  <w:tcW w:w="611" w:type="pct"/>
                  <w:tcBorders>
                    <w:bottom w:val="single" w:sz="4" w:space="0" w:color="auto"/>
                  </w:tcBorders>
                  <w:vAlign w:val="center"/>
                </w:tcPr>
                <w:p w14:paraId="6A32668D" w14:textId="77777777" w:rsidR="00064816" w:rsidRDefault="00064816" w:rsidP="009B409E">
                  <w:pPr>
                    <w:pStyle w:val="Small"/>
                    <w:framePr w:wrap="around"/>
                    <w:spacing w:before="60" w:after="60"/>
                  </w:pPr>
                </w:p>
              </w:tc>
            </w:tr>
            <w:tr w:rsidR="00064816" w:rsidRPr="003A6953" w14:paraId="38F00435" w14:textId="16C12A10" w:rsidTr="001C1562">
              <w:tc>
                <w:tcPr>
                  <w:tcW w:w="100" w:type="pct"/>
                </w:tcPr>
                <w:p w14:paraId="5C427888" w14:textId="05A46D85" w:rsidR="00D260D4" w:rsidRPr="0098435E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100" w:type="pct"/>
                </w:tcPr>
                <w:p w14:paraId="69AD91A4" w14:textId="1905309A" w:rsidR="00D260D4" w:rsidRPr="0098435E" w:rsidRDefault="00D260D4" w:rsidP="009B409E">
                  <w:pPr>
                    <w:framePr w:wrap="around" w:vAnchor="text" w:hAnchor="page" w:xAlign="center" w:y="1"/>
                    <w:suppressOverlap/>
                    <w:rPr>
                      <w:b/>
                      <w:bCs/>
                    </w:rPr>
                  </w:pPr>
                </w:p>
              </w:tc>
              <w:tc>
                <w:tcPr>
                  <w:tcW w:w="4164" w:type="pct"/>
                </w:tcPr>
                <w:p w14:paraId="1DDAFB69" w14:textId="5266432E" w:rsidR="00D260D4" w:rsidRPr="00863384" w:rsidRDefault="00D260D4" w:rsidP="009B409E">
                  <w:pPr>
                    <w:framePr w:wrap="around" w:vAnchor="text" w:hAnchor="page" w:xAlign="center" w:y="1"/>
                    <w:suppressOverlap/>
                    <w:rPr>
                      <w:rFonts w:eastAsia="Malgun Gothic"/>
                      <w:lang w:eastAsia="ko-KR"/>
                    </w:rPr>
                  </w:pPr>
                  <w:r>
                    <w:rPr>
                      <w:rFonts w:eastAsia="Malgun Gothic"/>
                      <w:i/>
                      <w:iCs/>
                      <w:lang w:eastAsia="ko-KR"/>
                    </w:rPr>
                    <w:t>Jagiellonian University Medical College</w:t>
                  </w:r>
                  <w:r w:rsidR="00863384">
                    <w:rPr>
                      <w:rFonts w:eastAsia="Malgun Gothic"/>
                      <w:lang w:eastAsia="ko-KR"/>
                    </w:rPr>
                    <w:t xml:space="preserve"> | </w:t>
                  </w:r>
                  <w:r w:rsidR="00863384" w:rsidRPr="00863384">
                    <w:rPr>
                      <w:rStyle w:val="SmallChar"/>
                    </w:rPr>
                    <w:t>Kraków, Poland</w:t>
                  </w:r>
                </w:p>
                <w:p w14:paraId="5FD828F1" w14:textId="77777777" w:rsidR="00D260D4" w:rsidRPr="003A6953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Served as mentor for students interested in initiating involvement in research during medical studies.</w:t>
                  </w:r>
                </w:p>
                <w:p w14:paraId="261619FF" w14:textId="37E3E381" w:rsidR="00D260D4" w:rsidRPr="003A6953" w:rsidRDefault="00D260D4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Reference(s): Przemysław Pękala, MD PhD</w:t>
                  </w:r>
                </w:p>
              </w:tc>
              <w:tc>
                <w:tcPr>
                  <w:tcW w:w="611" w:type="pct"/>
                  <w:tcBorders>
                    <w:top w:val="single" w:sz="4" w:space="0" w:color="auto"/>
                  </w:tcBorders>
                </w:tcPr>
                <w:p w14:paraId="0B775F1D" w14:textId="6081781E" w:rsidR="00D260D4" w:rsidRPr="00D260D4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2021 – 2025</w:t>
                  </w:r>
                </w:p>
              </w:tc>
            </w:tr>
          </w:tbl>
          <w:p w14:paraId="1F32C5B5" w14:textId="3310BE18" w:rsidR="007B25FE" w:rsidRPr="003A6953" w:rsidRDefault="007B25FE" w:rsidP="00C742E0"/>
        </w:tc>
        <w:tc>
          <w:tcPr>
            <w:tcW w:w="434" w:type="dxa"/>
            <w:vMerge/>
          </w:tcPr>
          <w:p w14:paraId="7674395E" w14:textId="77777777" w:rsidR="007B25FE" w:rsidRPr="003A6953" w:rsidDel="001A7252" w:rsidRDefault="007B25FE" w:rsidP="00C742E0"/>
        </w:tc>
      </w:tr>
      <w:tr w:rsidR="009B7F1F" w:rsidRPr="003A6953" w14:paraId="4FF51A62" w14:textId="63C9C26F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3984A0BA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49268F96" w14:textId="0562C74E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50E860BC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15E59E8C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0B80627C" w14:textId="2C6766F5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78C71FE7" w14:textId="77777777" w:rsidR="007B25FE" w:rsidRDefault="007B25FE" w:rsidP="00C742E0"/>
          <w:p w14:paraId="21E94C24" w14:textId="68CDF235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  <w:r w:rsidRPr="007D092C">
              <w:t>Publications</w:t>
            </w:r>
          </w:p>
          <w:p w14:paraId="675F5963" w14:textId="57FB3A41" w:rsidR="000B330C" w:rsidRPr="000B330C" w:rsidDel="001A7252" w:rsidRDefault="000B330C" w:rsidP="000B330C">
            <w:pPr>
              <w:pStyle w:val="BodyText"/>
            </w:pPr>
          </w:p>
        </w:tc>
        <w:tc>
          <w:tcPr>
            <w:tcW w:w="434" w:type="dxa"/>
            <w:vMerge/>
          </w:tcPr>
          <w:p w14:paraId="4E34FCC2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9B7F1F" w:rsidRPr="003A6953" w14:paraId="5DC1B131" w14:textId="61D16F8C" w:rsidTr="001C1562">
        <w:trPr>
          <w:trHeight w:val="2160"/>
        </w:trPr>
        <w:tc>
          <w:tcPr>
            <w:tcW w:w="222" w:type="dxa"/>
            <w:vMerge/>
            <w:shd w:val="clear" w:color="auto" w:fill="4C94D8" w:themeFill="text2" w:themeFillTint="80"/>
          </w:tcPr>
          <w:p w14:paraId="758B9ABD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677E9AFC" w14:textId="3016CB8D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45531CD6" w14:textId="77777777" w:rsidR="007B25FE" w:rsidRPr="003A6953" w:rsidRDefault="007B25FE" w:rsidP="00C742E0"/>
        </w:tc>
        <w:tc>
          <w:tcPr>
            <w:tcW w:w="222" w:type="dxa"/>
            <w:vMerge/>
            <w:shd w:val="clear" w:color="auto" w:fill="FFFFFF" w:themeFill="background1"/>
          </w:tcPr>
          <w:p w14:paraId="0F7214E9" w14:textId="77777777" w:rsidR="007B25FE" w:rsidRPr="003A6953" w:rsidRDefault="007B25FE" w:rsidP="00C742E0"/>
        </w:tc>
        <w:tc>
          <w:tcPr>
            <w:tcW w:w="230" w:type="dxa"/>
            <w:vMerge/>
            <w:shd w:val="clear" w:color="auto" w:fill="FFFFFF" w:themeFill="background1"/>
          </w:tcPr>
          <w:p w14:paraId="0B65BD0D" w14:textId="250016A9" w:rsidR="007B25FE" w:rsidRPr="003A6953" w:rsidRDefault="007B25FE" w:rsidP="00C742E0"/>
        </w:tc>
        <w:tc>
          <w:tcPr>
            <w:tcW w:w="11624" w:type="dxa"/>
          </w:tcPr>
          <w:tbl>
            <w:tblPr>
              <w:tblStyle w:val="TableGrid"/>
              <w:tblW w:w="4936" w:type="pct"/>
              <w:tblCellMar>
                <w:top w:w="29" w:type="dxa"/>
                <w:bottom w:w="29" w:type="dxa"/>
              </w:tblCellMar>
              <w:tblLook w:val="04A0" w:firstRow="1" w:lastRow="0" w:firstColumn="1" w:lastColumn="0" w:noHBand="0" w:noVBand="1"/>
            </w:tblPr>
            <w:tblGrid>
              <w:gridCol w:w="391"/>
              <w:gridCol w:w="9852"/>
              <w:gridCol w:w="1232"/>
            </w:tblGrid>
            <w:tr w:rsidR="00C72BE2" w:rsidRPr="003A6953" w14:paraId="772D7AFB" w14:textId="15DC36DD" w:rsidTr="00604FB8">
              <w:tc>
                <w:tcPr>
                  <w:tcW w:w="170" w:type="pct"/>
                </w:tcPr>
                <w:p w14:paraId="4CD1E0CB" w14:textId="584D048A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t>13</w:t>
                  </w:r>
                </w:p>
              </w:tc>
              <w:tc>
                <w:tcPr>
                  <w:tcW w:w="4293" w:type="pct"/>
                </w:tcPr>
                <w:p w14:paraId="1A5C996F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Quadriceps Tendon-Bone Vs All Soft-Tissue Autografts </w:t>
                  </w:r>
                  <w:r>
                    <w:t>f</w:t>
                  </w:r>
                  <w:r w:rsidRPr="00F36050">
                    <w:t xml:space="preserve">or Primary Anterior Cruciate Ligament Reconstruction: </w:t>
                  </w:r>
                  <w:r>
                    <w:br/>
                  </w:r>
                  <w:r w:rsidRPr="00F36050">
                    <w:t xml:space="preserve">A Systematic Review </w:t>
                  </w:r>
                  <w:r>
                    <w:t>a</w:t>
                  </w:r>
                  <w:r w:rsidRPr="00F36050">
                    <w:t xml:space="preserve">nd Meta-Analysis Of 7,748 Patients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EFORT Open Reviews</w:t>
                  </w:r>
                </w:p>
                <w:p w14:paraId="2AA9B3C0" w14:textId="33995A6C" w:rsidR="00257EC8" w:rsidRPr="00AD02C1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069BA2D0" w14:textId="512E9A20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Nov 2025</w:t>
                  </w:r>
                </w:p>
              </w:tc>
            </w:tr>
            <w:tr w:rsidR="00C72BE2" w:rsidRPr="003A6953" w14:paraId="1C12555B" w14:textId="53E36C1C" w:rsidTr="00604FB8">
              <w:trPr>
                <w:trHeight w:val="504"/>
              </w:trPr>
              <w:tc>
                <w:tcPr>
                  <w:tcW w:w="170" w:type="pct"/>
                </w:tcPr>
                <w:p w14:paraId="3E29BDBD" w14:textId="0F577FF8" w:rsidR="00C72BE2" w:rsidRPr="00D260D4" w:rsidRDefault="00000000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hyperlink r:id="rId43" w:history="1">
                    <w:r w:rsidR="00C72BE2" w:rsidRPr="00D260D4">
                      <w:rPr>
                        <w:rStyle w:val="Hyperlink"/>
                        <w:u w:val="none"/>
                      </w:rPr>
                      <w:t>12</w:t>
                    </w:r>
                  </w:hyperlink>
                </w:p>
              </w:tc>
              <w:tc>
                <w:tcPr>
                  <w:tcW w:w="4293" w:type="pct"/>
                </w:tcPr>
                <w:p w14:paraId="06C70464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 xml:space="preserve">nd Endoscopic Stepwise Release – A Case Series.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 xml:space="preserve">Journal </w:t>
                  </w:r>
                  <w:r>
                    <w:rPr>
                      <w:i/>
                      <w:iCs/>
                    </w:rPr>
                    <w:t>o</w:t>
                  </w:r>
                  <w:r w:rsidRPr="00AD02C1">
                    <w:rPr>
                      <w:i/>
                      <w:iCs/>
                    </w:rPr>
                    <w:t>f Hip Preservation Surgery</w:t>
                  </w:r>
                </w:p>
                <w:p w14:paraId="7775F303" w14:textId="7A327289" w:rsidR="00257EC8" w:rsidRPr="00AD02C1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03DB98F7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Mar 2025</w:t>
                  </w:r>
                </w:p>
                <w:p w14:paraId="722F42F0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0A2C0B4E" w14:textId="500D6FDD" w:rsidTr="00604FB8">
              <w:tc>
                <w:tcPr>
                  <w:tcW w:w="170" w:type="pct"/>
                </w:tcPr>
                <w:p w14:paraId="06614ACC" w14:textId="60251CB8" w:rsidR="00C72BE2" w:rsidRPr="00D260D4" w:rsidRDefault="00000000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hyperlink r:id="rId44" w:history="1">
                    <w:r w:rsidR="00C72BE2" w:rsidRPr="00D260D4">
                      <w:rPr>
                        <w:rStyle w:val="Hyperlink"/>
                        <w:u w:val="none"/>
                      </w:rPr>
                      <w:t>11</w:t>
                    </w:r>
                  </w:hyperlink>
                </w:p>
              </w:tc>
              <w:tc>
                <w:tcPr>
                  <w:tcW w:w="4293" w:type="pct"/>
                </w:tcPr>
                <w:p w14:paraId="49CF8583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Assessing Residual Moisture After Sterilization </w:t>
                  </w:r>
                  <w:r>
                    <w:t>a</w:t>
                  </w:r>
                  <w:r w:rsidRPr="00F36050">
                    <w:t xml:space="preserve">s </w:t>
                  </w:r>
                  <w:r>
                    <w:t>A</w:t>
                  </w:r>
                  <w:r w:rsidRPr="00F36050">
                    <w:t xml:space="preserve">n Overlooked Source </w:t>
                  </w:r>
                  <w:r>
                    <w:t>o</w:t>
                  </w:r>
                  <w:r w:rsidRPr="00F36050">
                    <w:t xml:space="preserve">f Intraoperative Bacterial Contamination </w:t>
                  </w:r>
                  <w:r>
                    <w:t>i</w:t>
                  </w:r>
                  <w:r w:rsidRPr="00F36050">
                    <w:t xml:space="preserve">n Knee Intra-Articular Reconstructions Evaluating </w:t>
                  </w:r>
                  <w:r>
                    <w:t>t</w:t>
                  </w:r>
                  <w:r w:rsidRPr="00F36050">
                    <w:t xml:space="preserve">he Reliability </w:t>
                  </w:r>
                  <w:r>
                    <w:t>o</w:t>
                  </w:r>
                  <w:r w:rsidRPr="00F36050">
                    <w:t xml:space="preserve">f Routine Procedures </w:t>
                  </w:r>
                  <w:r>
                    <w:t>a</w:t>
                  </w:r>
                  <w:r w:rsidRPr="00F36050">
                    <w:t xml:space="preserve">nd Tests.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 xml:space="preserve">Orthopaedic Journal </w:t>
                  </w:r>
                  <w:r>
                    <w:rPr>
                      <w:i/>
                      <w:iCs/>
                    </w:rPr>
                    <w:t>o</w:t>
                  </w:r>
                  <w:r w:rsidRPr="00AD02C1">
                    <w:rPr>
                      <w:i/>
                      <w:iCs/>
                    </w:rPr>
                    <w:t>f Sports Medicine</w:t>
                  </w:r>
                </w:p>
                <w:p w14:paraId="53CE6C13" w14:textId="19D18EA9" w:rsidR="00257EC8" w:rsidRPr="00AD02C1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1A87FF52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Jan 2025</w:t>
                  </w:r>
                </w:p>
                <w:p w14:paraId="0A83CE25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29F47E71" w14:textId="675576CA" w:rsidTr="00604FB8">
              <w:tc>
                <w:tcPr>
                  <w:tcW w:w="170" w:type="pct"/>
                </w:tcPr>
                <w:p w14:paraId="56BA5B05" w14:textId="37C26771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"https://doi.org/10.1002/ksa.12438"</w:instrText>
                  </w:r>
                  <w:r w:rsidRPr="00D260D4">
                    <w:rPr>
                      <w:rPrChange w:id="14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10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2BC82F95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Lateral Femoral Impaction Fractures During </w:t>
                  </w:r>
                  <w:r>
                    <w:t>a</w:t>
                  </w:r>
                  <w:r w:rsidRPr="00F36050">
                    <w:t xml:space="preserve">n </w:t>
                  </w:r>
                  <w:r>
                    <w:t>ACL</w:t>
                  </w:r>
                  <w:r w:rsidRPr="00F36050">
                    <w:t xml:space="preserve"> Tear Extend Posteriorly </w:t>
                  </w:r>
                  <w:r>
                    <w:t>o</w:t>
                  </w:r>
                  <w:r w:rsidRPr="00F36050">
                    <w:t xml:space="preserve">n The Weight-Bearing Area </w:t>
                  </w:r>
                  <w:r>
                    <w:t>o</w:t>
                  </w:r>
                  <w:r w:rsidRPr="00F36050">
                    <w:t xml:space="preserve">f The Tibiofemoral Joint.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Knee Surgery Sports Traumatology &amp; Arthroscopy</w:t>
                  </w:r>
                </w:p>
                <w:p w14:paraId="7CE92C22" w14:textId="30B3AA07" w:rsidR="00257EC8" w:rsidRPr="003A6953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6E5A9A1E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Oct 2024</w:t>
                  </w:r>
                </w:p>
                <w:p w14:paraId="6B0CD0B8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36A66269" w14:textId="295F8E07" w:rsidTr="00604FB8">
              <w:tc>
                <w:tcPr>
                  <w:tcW w:w="170" w:type="pct"/>
                </w:tcPr>
                <w:p w14:paraId="23A3823B" w14:textId="05E5F472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"https://doi.org/10.1002/ksa.12474"</w:instrText>
                  </w:r>
                  <w:r w:rsidRPr="00D260D4">
                    <w:rPr>
                      <w:rPrChange w:id="15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9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6B1FC06B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Evidence-Based Research </w:t>
                  </w:r>
                  <w:r>
                    <w:t>i</w:t>
                  </w:r>
                  <w:r w:rsidRPr="00F36050">
                    <w:t xml:space="preserve">n Orthopaedics, Sports Medicine </w:t>
                  </w:r>
                  <w:r>
                    <w:t>a</w:t>
                  </w:r>
                  <w:r w:rsidRPr="00F36050">
                    <w:t xml:space="preserve">nd Rehabilitation-Why New Studies Should Rely </w:t>
                  </w:r>
                  <w:r>
                    <w:t>o</w:t>
                  </w:r>
                  <w:r w:rsidRPr="00F36050">
                    <w:t>n Earlier Work</w:t>
                  </w:r>
                  <w:r w:rsidRPr="00AD02C1">
                    <w:rPr>
                      <w:i/>
                      <w:iCs/>
                    </w:rPr>
                    <w:t xml:space="preserve">. </w:t>
                  </w:r>
                  <w:r>
                    <w:rPr>
                      <w:i/>
                      <w:iCs/>
                    </w:rPr>
                    <w:br/>
                  </w:r>
                  <w:r w:rsidRPr="00AD02C1">
                    <w:rPr>
                      <w:i/>
                      <w:iCs/>
                    </w:rPr>
                    <w:t>Knee Surgery Sports Traumatology &amp; Arthroscopy</w:t>
                  </w:r>
                </w:p>
                <w:p w14:paraId="55AB857A" w14:textId="357A1950" w:rsidR="00257EC8" w:rsidRPr="00AD02C1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24D76CFB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Oct 2024</w:t>
                  </w:r>
                </w:p>
                <w:p w14:paraId="2E29B88B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379F4AE7" w14:textId="7939CC7F" w:rsidTr="00604FB8">
              <w:tc>
                <w:tcPr>
                  <w:tcW w:w="170" w:type="pct"/>
                </w:tcPr>
                <w:p w14:paraId="281A1A1B" w14:textId="53BA547D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lastRenderedPageBreak/>
                    <w:fldChar w:fldCharType="begin"/>
                  </w:r>
                  <w:r w:rsidRPr="00D260D4">
                    <w:instrText>HYPERLINK "https://doi.org/10.1007/s00264-023-05961-0"</w:instrText>
                  </w:r>
                  <w:r w:rsidRPr="00D260D4">
                    <w:rPr>
                      <w:rPrChange w:id="16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8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0FCAF939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 xml:space="preserve">nd Endoscopic Stepwise Release-A Case Series.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International Orthopaedics</w:t>
                  </w:r>
                </w:p>
                <w:p w14:paraId="750E37AF" w14:textId="521F0B6C" w:rsidR="00257EC8" w:rsidRPr="003A6953" w:rsidRDefault="00257EC8" w:rsidP="009B409E">
                  <w:pPr>
                    <w:framePr w:wrap="around" w:vAnchor="text" w:hAnchor="page" w:xAlign="center" w:y="1"/>
                    <w:suppressOverlap/>
                    <w:rPr>
                      <w:rPrChange w:id="17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</w:p>
              </w:tc>
              <w:tc>
                <w:tcPr>
                  <w:tcW w:w="537" w:type="pct"/>
                </w:tcPr>
                <w:p w14:paraId="777CAB3A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Feb 2024</w:t>
                  </w:r>
                </w:p>
                <w:p w14:paraId="477BDD2B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02609754" w14:textId="41241ACE" w:rsidTr="00604FB8">
              <w:tc>
                <w:tcPr>
                  <w:tcW w:w="170" w:type="pct"/>
                </w:tcPr>
                <w:p w14:paraId="75096345" w14:textId="22C63257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"https://doi.org/10.1186/s40634-023-00703-y"</w:instrText>
                  </w:r>
                  <w:r w:rsidRPr="00D260D4">
                    <w:rPr>
                      <w:rPrChange w:id="18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7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20E13BDC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Knee Extension Contracture </w:t>
                  </w:r>
                  <w:r>
                    <w:t>w</w:t>
                  </w:r>
                  <w:r w:rsidRPr="00F36050">
                    <w:t xml:space="preserve">ith Fixed Anterior Tibia Subluxation Treated </w:t>
                  </w:r>
                  <w:r>
                    <w:t>w</w:t>
                  </w:r>
                  <w:r w:rsidRPr="00F36050">
                    <w:t xml:space="preserve">ith </w:t>
                  </w:r>
                  <w:r>
                    <w:t>PCL</w:t>
                  </w:r>
                  <w:r w:rsidRPr="00F36050">
                    <w:t xml:space="preserve"> Release </w:t>
                  </w:r>
                  <w:r>
                    <w:t>a</w:t>
                  </w:r>
                  <w:r w:rsidRPr="00F36050">
                    <w:t>nd Quadricepsplasty: A Case Report</w:t>
                  </w:r>
                  <w:r w:rsidRPr="00AD02C1">
                    <w:rPr>
                      <w:i/>
                      <w:iCs/>
                    </w:rPr>
                    <w:t xml:space="preserve">. </w:t>
                  </w:r>
                  <w:r>
                    <w:rPr>
                      <w:i/>
                      <w:iCs/>
                    </w:rPr>
                    <w:br/>
                  </w:r>
                  <w:r w:rsidRPr="00AD02C1">
                    <w:rPr>
                      <w:i/>
                      <w:iCs/>
                    </w:rPr>
                    <w:t>Journal Of Experimental Orthopaedics</w:t>
                  </w:r>
                </w:p>
                <w:p w14:paraId="7164E5D5" w14:textId="5F9B851F" w:rsidR="00257EC8" w:rsidRPr="00AD02C1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04C1CC4E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Nov 2023</w:t>
                  </w:r>
                </w:p>
                <w:p w14:paraId="427E721E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433BAAB0" w14:textId="2B670F10" w:rsidTr="00604FB8">
              <w:tc>
                <w:tcPr>
                  <w:tcW w:w="170" w:type="pct"/>
                </w:tcPr>
                <w:p w14:paraId="4E9A3434" w14:textId="38854E2F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"https://doi.org/10.1016/j.eats.2023.08.001"</w:instrText>
                  </w:r>
                  <w:r w:rsidRPr="00D260D4">
                    <w:rPr>
                      <w:rPrChange w:id="19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6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62FF6FC1" w14:textId="77777777" w:rsidR="00D76E44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Patellar Base Support Technique During Manipulation Under Anesthesia </w:t>
                  </w:r>
                  <w:r>
                    <w:t>f</w:t>
                  </w:r>
                  <w:r w:rsidRPr="00F36050">
                    <w:t xml:space="preserve">or Knee Arthrofibrosis Limits </w:t>
                  </w:r>
                  <w:r>
                    <w:t>t</w:t>
                  </w:r>
                  <w:r w:rsidRPr="00F36050">
                    <w:t xml:space="preserve">he Risk </w:t>
                  </w:r>
                  <w:r>
                    <w:t>o</w:t>
                  </w:r>
                  <w:r w:rsidRPr="00F36050">
                    <w:t xml:space="preserve">f Iatrogenic Complications.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Arthroscopy Techniques</w:t>
                  </w:r>
                </w:p>
                <w:p w14:paraId="3FCA7868" w14:textId="02A58D37" w:rsidR="00257EC8" w:rsidRPr="00E74D59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19C7861C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Nov 2023</w:t>
                  </w:r>
                </w:p>
                <w:p w14:paraId="22844C7D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2A1AE85A" w14:textId="0B13845B" w:rsidTr="00604FB8">
              <w:tc>
                <w:tcPr>
                  <w:tcW w:w="170" w:type="pct"/>
                </w:tcPr>
                <w:p w14:paraId="630FF3E8" w14:textId="60C468B9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"https://doi.org/10.1016/j.eats.2023.08.007"</w:instrText>
                  </w:r>
                  <w:r w:rsidRPr="00D260D4">
                    <w:rPr>
                      <w:rPrChange w:id="20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5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52755CC1" w14:textId="77777777" w:rsidR="00C72BE2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 w:rsidRPr="00F36050">
                    <w:t xml:space="preserve">Arthroscopic Trans-Septal Portal </w:t>
                  </w:r>
                  <w:r>
                    <w:t>o</w:t>
                  </w:r>
                  <w:r w:rsidRPr="00F36050">
                    <w:t xml:space="preserve">f The Knee </w:t>
                  </w:r>
                  <w:r>
                    <w:t>w</w:t>
                  </w:r>
                  <w:r w:rsidRPr="00F36050">
                    <w:t xml:space="preserve">ith Direct Visualization </w:t>
                  </w:r>
                  <w:r>
                    <w:t>a</w:t>
                  </w:r>
                  <w:r w:rsidRPr="00F36050">
                    <w:t xml:space="preserve">nd No Need </w:t>
                  </w:r>
                  <w:r>
                    <w:t>f</w:t>
                  </w:r>
                  <w:r w:rsidRPr="00F36050">
                    <w:t xml:space="preserve">or Posterolateral Portal Creation.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Arthroscopy Techniques</w:t>
                  </w:r>
                </w:p>
                <w:p w14:paraId="3B15977E" w14:textId="67B5B07D" w:rsidR="00257EC8" w:rsidRPr="00204F74" w:rsidRDefault="00257EC8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</w:p>
              </w:tc>
              <w:tc>
                <w:tcPr>
                  <w:tcW w:w="537" w:type="pct"/>
                </w:tcPr>
                <w:p w14:paraId="16709560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Nov 2023</w:t>
                  </w:r>
                </w:p>
                <w:p w14:paraId="1ADAED47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3CB7F5C0" w14:textId="749ECB88" w:rsidTr="00604FB8">
              <w:tc>
                <w:tcPr>
                  <w:tcW w:w="170" w:type="pct"/>
                </w:tcPr>
                <w:p w14:paraId="6550A101" w14:textId="154A829E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"https://doi.org/10.1016/j.eats.2023.04.022"</w:instrText>
                  </w:r>
                  <w:r w:rsidRPr="00D260D4">
                    <w:rPr>
                      <w:rPrChange w:id="21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4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505CB2F7" w14:textId="37AB4018" w:rsidR="00C72BE2" w:rsidRPr="00AD02C1" w:rsidRDefault="00C72BE2" w:rsidP="009B409E">
                  <w:pPr>
                    <w:framePr w:wrap="around" w:vAnchor="text" w:hAnchor="page" w:xAlign="center" w:y="1"/>
                    <w:suppressOverlap/>
                    <w:rPr>
                      <w:i/>
                      <w:iCs/>
                    </w:rPr>
                  </w:pPr>
                  <w:r>
                    <w:t>ACL</w:t>
                  </w:r>
                  <w:r w:rsidRPr="00F36050">
                    <w:t xml:space="preserve"> Mucoid Degeneration-Anterior </w:t>
                  </w:r>
                  <w:r>
                    <w:t>a</w:t>
                  </w:r>
                  <w:r w:rsidRPr="00F36050">
                    <w:t xml:space="preserve">nd Posterior Arthroscopic Decompression </w:t>
                  </w:r>
                  <w:r>
                    <w:t>f</w:t>
                  </w:r>
                  <w:r w:rsidRPr="00F36050">
                    <w:t xml:space="preserve">or Combined Knee Flexion-Extension Deficit.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Arthroscopy Techniques</w:t>
                  </w:r>
                </w:p>
              </w:tc>
              <w:tc>
                <w:tcPr>
                  <w:tcW w:w="537" w:type="pct"/>
                </w:tcPr>
                <w:p w14:paraId="781F3600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Aug 2023</w:t>
                  </w:r>
                </w:p>
                <w:p w14:paraId="73251B10" w14:textId="77777777" w:rsidR="00C72BE2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301DBE6C" w14:textId="2AEC4138" w:rsidTr="00604FB8">
              <w:tc>
                <w:tcPr>
                  <w:tcW w:w="170" w:type="pct"/>
                </w:tcPr>
                <w:p w14:paraId="785B98B8" w14:textId="13B52558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"https://doi.org/10.1007/s00264-023-05868-w"</w:instrText>
                  </w:r>
                  <w:r w:rsidRPr="00D260D4">
                    <w:rPr>
                      <w:rPrChange w:id="22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3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7D701EFD" w14:textId="36D44D81" w:rsidR="00C72BE2" w:rsidRPr="003A6953" w:rsidRDefault="00C72BE2" w:rsidP="009B409E">
                  <w:pPr>
                    <w:framePr w:wrap="around" w:vAnchor="text" w:hAnchor="page" w:xAlign="center" w:y="1"/>
                    <w:suppressOverlap/>
                    <w:rPr>
                      <w:rPrChange w:id="23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F36050">
                    <w:t xml:space="preserve">Incomplete Meniscal Healing </w:t>
                  </w:r>
                  <w:r>
                    <w:t>i</w:t>
                  </w:r>
                  <w:r w:rsidRPr="00F36050">
                    <w:t xml:space="preserve">n Early Second-Look Arthroscopy Does Not Indicate Failure </w:t>
                  </w:r>
                  <w:r>
                    <w:t>o</w:t>
                  </w:r>
                  <w:r w:rsidRPr="00F36050">
                    <w:t xml:space="preserve">f Repair: A Case Series. </w:t>
                  </w:r>
                  <w:r w:rsidR="00D260D4">
                    <w:br/>
                  </w:r>
                  <w:r w:rsidRPr="000B330C">
                    <w:rPr>
                      <w:i/>
                      <w:iCs/>
                    </w:rPr>
                    <w:t>International Orthopaedics</w:t>
                  </w:r>
                </w:p>
              </w:tc>
              <w:tc>
                <w:tcPr>
                  <w:tcW w:w="537" w:type="pct"/>
                </w:tcPr>
                <w:p w14:paraId="60678BB2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>June 2023</w:t>
                  </w:r>
                </w:p>
                <w:p w14:paraId="2A67B160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39EB38FD" w14:textId="33B2B754" w:rsidTr="00604FB8">
              <w:tc>
                <w:tcPr>
                  <w:tcW w:w="170" w:type="pct"/>
                </w:tcPr>
                <w:p w14:paraId="001F0004" w14:textId="1EC4C86E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"https://doi.org/10.1007/s00276-022-03061-z"</w:instrText>
                  </w:r>
                  <w:r w:rsidRPr="00D260D4">
                    <w:rPr>
                      <w:rPrChange w:id="24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2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3A7F1036" w14:textId="269FADCF" w:rsidR="00C72BE2" w:rsidRPr="003A6953" w:rsidRDefault="00C72BE2" w:rsidP="009B409E">
                  <w:pPr>
                    <w:framePr w:wrap="around" w:vAnchor="text" w:hAnchor="page" w:xAlign="center" w:y="1"/>
                    <w:suppressOverlap/>
                    <w:rPr>
                      <w:rPrChange w:id="25" w:author="Dong Kim" w:date="2025-11-11T11:11:00Z">
                        <w:rPr>
                          <w:i/>
                          <w:iCs/>
                        </w:rPr>
                      </w:rPrChange>
                    </w:rPr>
                  </w:pPr>
                  <w:r w:rsidRPr="00F36050">
                    <w:t xml:space="preserve">Anatomy Of </w:t>
                  </w:r>
                  <w:r>
                    <w:t>t</w:t>
                  </w:r>
                  <w:r w:rsidRPr="00F36050">
                    <w:t xml:space="preserve">he Greater Palatine Foramen </w:t>
                  </w:r>
                  <w:r>
                    <w:t>a</w:t>
                  </w:r>
                  <w:r w:rsidRPr="00F36050">
                    <w:t xml:space="preserve">nd Canal </w:t>
                  </w:r>
                  <w:r>
                    <w:t>a</w:t>
                  </w:r>
                  <w:r w:rsidRPr="00F36050">
                    <w:t xml:space="preserve">nd Their Clinical Significance </w:t>
                  </w:r>
                  <w:r>
                    <w:t>i</w:t>
                  </w:r>
                  <w:r w:rsidRPr="00F36050">
                    <w:t xml:space="preserve">n Relation </w:t>
                  </w:r>
                  <w:r>
                    <w:t>t</w:t>
                  </w:r>
                  <w:r w:rsidRPr="00F36050">
                    <w:t xml:space="preserve">o </w:t>
                  </w:r>
                  <w:r>
                    <w:t>t</w:t>
                  </w:r>
                  <w:r w:rsidRPr="00F36050">
                    <w:t xml:space="preserve">he Greater Palatine Artery: A Systematic Review </w:t>
                  </w:r>
                  <w:r>
                    <w:t>a</w:t>
                  </w:r>
                  <w:r w:rsidRPr="00F36050">
                    <w:t xml:space="preserve">nd Meta-Analysis.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Surgical And Radiologic Anatomy</w:t>
                  </w:r>
                </w:p>
              </w:tc>
              <w:tc>
                <w:tcPr>
                  <w:tcW w:w="537" w:type="pct"/>
                </w:tcPr>
                <w:p w14:paraId="7F670281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Sep</w:t>
                  </w:r>
                  <w:r w:rsidRPr="000673B7">
                    <w:t xml:space="preserve"> 202</w:t>
                  </w:r>
                  <w:r>
                    <w:t>2</w:t>
                  </w:r>
                </w:p>
                <w:p w14:paraId="63FE2654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C72BE2" w:rsidRPr="003A6953" w14:paraId="637F1BF8" w14:textId="4C7BA72F" w:rsidTr="00604FB8">
              <w:tc>
                <w:tcPr>
                  <w:tcW w:w="170" w:type="pct"/>
                </w:tcPr>
                <w:p w14:paraId="0FF60845" w14:textId="72FFE82A" w:rsidR="00C72BE2" w:rsidRPr="00D260D4" w:rsidRDefault="00C72BE2" w:rsidP="009B409E">
                  <w:pPr>
                    <w:framePr w:wrap="around" w:vAnchor="text" w:hAnchor="page" w:xAlign="center" w:y="1"/>
                    <w:suppressOverlap/>
                    <w:jc w:val="center"/>
                  </w:pPr>
                  <w:r w:rsidRPr="00D260D4">
                    <w:fldChar w:fldCharType="begin"/>
                  </w:r>
                  <w:r w:rsidRPr="00D260D4">
                    <w:instrText>HYPERLINK "https://doi.org/10.17219/acem/153004"</w:instrText>
                  </w:r>
                  <w:r w:rsidRPr="00D260D4">
                    <w:rPr>
                      <w:rPrChange w:id="26" w:author="Dong Kim" w:date="2025-11-11T11:11:00Z">
                        <w:rPr/>
                      </w:rPrChange>
                    </w:rPr>
                    <w:fldChar w:fldCharType="separate"/>
                  </w:r>
                  <w:r w:rsidRPr="00D260D4">
                    <w:rPr>
                      <w:rStyle w:val="Hyperlink"/>
                      <w:u w:val="none"/>
                    </w:rPr>
                    <w:t>1</w:t>
                  </w:r>
                  <w:r w:rsidRPr="00D260D4">
                    <w:fldChar w:fldCharType="end"/>
                  </w:r>
                </w:p>
              </w:tc>
              <w:tc>
                <w:tcPr>
                  <w:tcW w:w="4293" w:type="pct"/>
                </w:tcPr>
                <w:p w14:paraId="716851B4" w14:textId="175ABA3F" w:rsidR="00C72BE2" w:rsidRPr="003A6953" w:rsidRDefault="00C72BE2" w:rsidP="009B409E">
                  <w:pPr>
                    <w:framePr w:wrap="around" w:vAnchor="text" w:hAnchor="page" w:xAlign="center" w:y="1"/>
                    <w:suppressOverlap/>
                  </w:pPr>
                  <w:r w:rsidRPr="00F36050">
                    <w:t xml:space="preserve">Transient Spontaneous Osteonecrosis </w:t>
                  </w:r>
                  <w:r>
                    <w:t>o</w:t>
                  </w:r>
                  <w:r w:rsidRPr="00F36050">
                    <w:t>f The Knee (</w:t>
                  </w:r>
                  <w:r>
                    <w:t>SONK</w:t>
                  </w:r>
                  <w:r w:rsidRPr="00F36050">
                    <w:t>) Shortly After S</w:t>
                  </w:r>
                  <w:r>
                    <w:t>ARS</w:t>
                  </w:r>
                  <w:r w:rsidRPr="00F36050">
                    <w:t>-Co</w:t>
                  </w:r>
                  <w:r>
                    <w:t>V</w:t>
                  </w:r>
                  <w:r w:rsidRPr="00F36050">
                    <w:t xml:space="preserve">-2 Infection: </w:t>
                  </w:r>
                  <w:r>
                    <w:br/>
                  </w:r>
                  <w:r w:rsidRPr="00F36050">
                    <w:t xml:space="preserve">A Report Of 2 Cases. </w:t>
                  </w:r>
                  <w:r>
                    <w:br/>
                  </w:r>
                  <w:r w:rsidRPr="00AD02C1">
                    <w:rPr>
                      <w:i/>
                      <w:iCs/>
                    </w:rPr>
                    <w:t>Advances In Clinical &amp; Experimental Medicine</w:t>
                  </w:r>
                </w:p>
              </w:tc>
              <w:tc>
                <w:tcPr>
                  <w:tcW w:w="537" w:type="pct"/>
                </w:tcPr>
                <w:p w14:paraId="2DD7FCB6" w14:textId="77777777" w:rsidR="00C72BE2" w:rsidRPr="000673B7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0673B7">
                    <w:t xml:space="preserve"> </w:t>
                  </w:r>
                  <w:r>
                    <w:t>Aug 2022</w:t>
                  </w:r>
                </w:p>
                <w:p w14:paraId="39C2AD06" w14:textId="77777777" w:rsidR="00C72BE2" w:rsidRPr="00F36050" w:rsidRDefault="00C72BE2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</w:tbl>
          <w:p w14:paraId="42D76EC7" w14:textId="5DB509FB" w:rsidR="007B25FE" w:rsidRPr="003A6953" w:rsidRDefault="007B25FE" w:rsidP="00E6649E"/>
        </w:tc>
        <w:tc>
          <w:tcPr>
            <w:tcW w:w="434" w:type="dxa"/>
            <w:vMerge/>
          </w:tcPr>
          <w:p w14:paraId="3AB13C3B" w14:textId="77777777" w:rsidR="007B25FE" w:rsidRPr="003A6953" w:rsidRDefault="007B25FE" w:rsidP="00C742E0"/>
        </w:tc>
      </w:tr>
      <w:tr w:rsidR="009B7F1F" w:rsidRPr="003A6953" w14:paraId="05635663" w14:textId="77777777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5BDE8D23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0ACC6320" w14:textId="07BC3F8C" w:rsidR="007B25FE" w:rsidRPr="003A6953" w:rsidRDefault="007B25FE" w:rsidP="00C742E0"/>
        </w:tc>
        <w:tc>
          <w:tcPr>
            <w:tcW w:w="222" w:type="dxa"/>
            <w:vMerge/>
            <w:shd w:val="clear" w:color="auto" w:fill="4C94D8" w:themeFill="text2" w:themeFillTint="80"/>
          </w:tcPr>
          <w:p w14:paraId="518E9475" w14:textId="77777777" w:rsidR="007B25FE" w:rsidRPr="007D092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 w:val="restart"/>
            <w:shd w:val="clear" w:color="auto" w:fill="FFFFFF" w:themeFill="background1"/>
          </w:tcPr>
          <w:p w14:paraId="55E4A6B3" w14:textId="77777777" w:rsidR="007B25FE" w:rsidRDefault="007B25FE" w:rsidP="00C742E0">
            <w:pPr>
              <w:rPr>
                <w:b/>
                <w:bCs/>
              </w:rPr>
            </w:pPr>
          </w:p>
          <w:p w14:paraId="3FDBF240" w14:textId="77777777" w:rsidR="007B25FE" w:rsidRPr="007B25FE" w:rsidRDefault="007B25FE" w:rsidP="007B25FE"/>
          <w:p w14:paraId="73E95731" w14:textId="77777777" w:rsidR="007B25FE" w:rsidRPr="007B25FE" w:rsidRDefault="007B25FE" w:rsidP="007B25FE"/>
          <w:p w14:paraId="59C2D9C0" w14:textId="77777777" w:rsidR="007B25FE" w:rsidRPr="007B25FE" w:rsidRDefault="007B25FE" w:rsidP="007B25FE"/>
          <w:p w14:paraId="23288AC5" w14:textId="77777777" w:rsidR="007B25FE" w:rsidRPr="007B25FE" w:rsidRDefault="007B25FE" w:rsidP="007B25FE"/>
          <w:p w14:paraId="6560703F" w14:textId="77777777" w:rsidR="007B25FE" w:rsidRPr="007B25FE" w:rsidRDefault="007B25FE" w:rsidP="007B25FE"/>
          <w:p w14:paraId="3FBF0212" w14:textId="77777777" w:rsidR="007B25FE" w:rsidRDefault="007B25FE" w:rsidP="007B25FE">
            <w:pPr>
              <w:rPr>
                <w:b/>
                <w:bCs/>
              </w:rPr>
            </w:pPr>
          </w:p>
          <w:p w14:paraId="50308791" w14:textId="77777777" w:rsidR="007B25FE" w:rsidRPr="007D092C" w:rsidRDefault="007B25FE" w:rsidP="007B25FE"/>
        </w:tc>
        <w:tc>
          <w:tcPr>
            <w:tcW w:w="230" w:type="dxa"/>
            <w:vMerge/>
            <w:shd w:val="clear" w:color="auto" w:fill="FFFFFF" w:themeFill="background1"/>
          </w:tcPr>
          <w:p w14:paraId="2C83DF93" w14:textId="2698D502" w:rsidR="007B25FE" w:rsidRPr="007D092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</w:tcPr>
          <w:p w14:paraId="700C70DD" w14:textId="77777777" w:rsidR="007B25FE" w:rsidRDefault="007B25FE" w:rsidP="002E4339"/>
          <w:p w14:paraId="5E03755A" w14:textId="478030B4" w:rsidR="007B25FE" w:rsidRPr="007D092C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  <w:r w:rsidRPr="007D092C">
              <w:t>Awards</w:t>
            </w:r>
            <w:r w:rsidR="00A20ED3">
              <w:t xml:space="preserve"> </w:t>
            </w:r>
            <w:r w:rsidR="00A20ED3" w:rsidRPr="00A20ED3">
              <w:rPr>
                <w:b w:val="0"/>
                <w:bCs/>
              </w:rPr>
              <w:t>&amp;</w:t>
            </w:r>
            <w:r w:rsidR="00A20ED3">
              <w:t xml:space="preserve"> </w:t>
            </w:r>
            <w:r w:rsidR="00A20ED3" w:rsidRPr="00A20ED3">
              <w:t>Honors</w:t>
            </w:r>
          </w:p>
        </w:tc>
        <w:tc>
          <w:tcPr>
            <w:tcW w:w="434" w:type="dxa"/>
            <w:vMerge w:val="restart"/>
          </w:tcPr>
          <w:p w14:paraId="45B9D669" w14:textId="77777777" w:rsidR="007B25FE" w:rsidRPr="003A6953" w:rsidRDefault="007B25FE" w:rsidP="00C742E0"/>
        </w:tc>
      </w:tr>
      <w:tr w:rsidR="009B7F1F" w:rsidRPr="003A6953" w14:paraId="48A43E83" w14:textId="3C606C44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46A3FD85" w14:textId="77777777" w:rsidR="007B25FE" w:rsidRPr="003A6953" w:rsidRDefault="007B25FE" w:rsidP="00C742E0"/>
        </w:tc>
        <w:tc>
          <w:tcPr>
            <w:tcW w:w="3864" w:type="dxa"/>
            <w:vMerge/>
            <w:shd w:val="clear" w:color="auto" w:fill="4C94D8" w:themeFill="text2" w:themeFillTint="80"/>
          </w:tcPr>
          <w:p w14:paraId="32FE1AF8" w14:textId="03D96929" w:rsidR="007B25FE" w:rsidRPr="003A6953" w:rsidRDefault="007B25FE" w:rsidP="00C742E0"/>
        </w:tc>
        <w:tc>
          <w:tcPr>
            <w:tcW w:w="222" w:type="dxa"/>
            <w:vMerge w:val="restart"/>
            <w:shd w:val="clear" w:color="auto" w:fill="4C94D8" w:themeFill="text2" w:themeFillTint="80"/>
          </w:tcPr>
          <w:p w14:paraId="31B77AB1" w14:textId="77777777" w:rsidR="007B25FE" w:rsidRPr="003A6953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1A340AB9" w14:textId="77777777" w:rsidR="007B25FE" w:rsidRPr="007B25FE" w:rsidRDefault="007B25FE" w:rsidP="007B25FE"/>
        </w:tc>
        <w:tc>
          <w:tcPr>
            <w:tcW w:w="230" w:type="dxa"/>
            <w:vMerge/>
            <w:shd w:val="clear" w:color="auto" w:fill="FFFFFF" w:themeFill="background1"/>
          </w:tcPr>
          <w:p w14:paraId="51DF6C84" w14:textId="70CD9758" w:rsidR="007B25FE" w:rsidRPr="003A6953" w:rsidRDefault="007B25FE" w:rsidP="00C742E0">
            <w:pPr>
              <w:rPr>
                <w:b/>
                <w:bCs/>
              </w:rPr>
            </w:pPr>
          </w:p>
        </w:tc>
        <w:tc>
          <w:tcPr>
            <w:tcW w:w="11624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0636"/>
              <w:gridCol w:w="988"/>
            </w:tblGrid>
            <w:tr w:rsidR="002811DE" w:rsidRPr="003A6953" w14:paraId="4557E75C" w14:textId="15B1F803" w:rsidTr="001C1562">
              <w:tc>
                <w:tcPr>
                  <w:tcW w:w="4575" w:type="pct"/>
                </w:tcPr>
                <w:p w14:paraId="2E191F9A" w14:textId="31A27CAB" w:rsidR="007B25FE" w:rsidRPr="003A6953" w:rsidRDefault="007B25FE" w:rsidP="009B409E">
                  <w:pPr>
                    <w:framePr w:wrap="around" w:vAnchor="text" w:hAnchor="page" w:xAlign="center" w:y="1"/>
                    <w:suppressOverlap/>
                  </w:pPr>
                  <w:r w:rsidRPr="003A6953">
                    <w:rPr>
                      <w:b/>
                      <w:bCs/>
                    </w:rPr>
                    <w:t>Rector’s Scholarship for Best Students</w:t>
                  </w:r>
                  <w:r w:rsidR="00863384">
                    <w:rPr>
                      <w:b/>
                      <w:bCs/>
                    </w:rPr>
                    <w:t xml:space="preserve"> | </w:t>
                  </w:r>
                  <w:r w:rsidRPr="003A6953">
                    <w:t>Jagiellonian University Medical College</w:t>
                  </w:r>
                </w:p>
                <w:p w14:paraId="10364138" w14:textId="77777777" w:rsidR="007B25FE" w:rsidRDefault="007B25FE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Awarded on the basis of outstanding scientific achievements</w:t>
                  </w:r>
                  <w:r>
                    <w:t xml:space="preserve"> during 5</w:t>
                  </w:r>
                  <w:r w:rsidRPr="008872ED">
                    <w:rPr>
                      <w:vertAlign w:val="superscript"/>
                    </w:rPr>
                    <w:t>th</w:t>
                  </w:r>
                  <w:r>
                    <w:t xml:space="preserve"> year of studies (4.84/5.00 GPA)</w:t>
                  </w:r>
                </w:p>
                <w:p w14:paraId="261D1914" w14:textId="6D1CD2EB" w:rsidR="007B25FE" w:rsidRPr="007D092C" w:rsidRDefault="007B25FE" w:rsidP="009B409E">
                  <w:pPr>
                    <w:pStyle w:val="ListParagraph"/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425" w:type="pct"/>
                </w:tcPr>
                <w:p w14:paraId="657DFBBA" w14:textId="77777777" w:rsidR="007B25FE" w:rsidRPr="003A6953" w:rsidRDefault="007B25FE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3A6953">
                    <w:t>2025</w:t>
                  </w:r>
                </w:p>
                <w:p w14:paraId="1EAFEF08" w14:textId="77777777" w:rsidR="007B25FE" w:rsidRPr="003A6953" w:rsidRDefault="007B25FE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2811DE" w:rsidRPr="003A6953" w14:paraId="223ED889" w14:textId="59D975E5" w:rsidTr="001C1562">
              <w:tc>
                <w:tcPr>
                  <w:tcW w:w="4575" w:type="pct"/>
                </w:tcPr>
                <w:p w14:paraId="58539F1E" w14:textId="3A92E924" w:rsidR="007B25FE" w:rsidRPr="003A6953" w:rsidRDefault="007B25FE" w:rsidP="009B409E">
                  <w:pPr>
                    <w:framePr w:wrap="around" w:vAnchor="text" w:hAnchor="page" w:xAlign="center" w:y="1"/>
                    <w:suppressOverlap/>
                  </w:pPr>
                  <w:r w:rsidRPr="008872ED">
                    <w:rPr>
                      <w:b/>
                      <w:bCs/>
                    </w:rPr>
                    <w:t>Presidential Scholarship</w:t>
                  </w:r>
                  <w:r w:rsidR="00863384">
                    <w:rPr>
                      <w:b/>
                      <w:bCs/>
                    </w:rPr>
                    <w:t xml:space="preserve"> | </w:t>
                  </w:r>
                  <w:r w:rsidRPr="003A6953">
                    <w:t>Boston College</w:t>
                  </w:r>
                </w:p>
                <w:p w14:paraId="5B62879F" w14:textId="77777777" w:rsidR="007B25FE" w:rsidRDefault="007B25FE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3A6953">
                    <w:t>Awarded on the basis of high school academic achievements</w:t>
                  </w:r>
                  <w:r>
                    <w:t xml:space="preserve"> (15 students awarded full scholarship)</w:t>
                  </w:r>
                </w:p>
                <w:p w14:paraId="3E56C7E1" w14:textId="7B4C2D2C" w:rsidR="007B25FE" w:rsidRPr="007D092C" w:rsidRDefault="007B25FE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  <w:tc>
                <w:tcPr>
                  <w:tcW w:w="425" w:type="pct"/>
                </w:tcPr>
                <w:p w14:paraId="2D2EF6CC" w14:textId="77777777" w:rsidR="007B25FE" w:rsidRPr="003A6953" w:rsidRDefault="007B25FE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3A6953">
                    <w:t>2016</w:t>
                  </w:r>
                </w:p>
                <w:p w14:paraId="50CF9D80" w14:textId="77777777" w:rsidR="007B25FE" w:rsidRPr="003A6953" w:rsidRDefault="007B25FE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2811DE" w:rsidRPr="003A6953" w14:paraId="299E3F8B" w14:textId="5FBBA90A" w:rsidTr="001C1562">
              <w:tc>
                <w:tcPr>
                  <w:tcW w:w="4575" w:type="pct"/>
                </w:tcPr>
                <w:p w14:paraId="6005B26B" w14:textId="22709DEC" w:rsidR="007B25FE" w:rsidRPr="003A6953" w:rsidRDefault="007B25FE" w:rsidP="009B409E">
                  <w:pPr>
                    <w:framePr w:wrap="around" w:vAnchor="text" w:hAnchor="page" w:xAlign="center" w:y="1"/>
                    <w:suppressOverlap/>
                  </w:pPr>
                  <w:r w:rsidRPr="008872ED">
                    <w:rPr>
                      <w:b/>
                      <w:bCs/>
                    </w:rPr>
                    <w:t xml:space="preserve">National Merit </w:t>
                  </w:r>
                  <w:r>
                    <w:rPr>
                      <w:b/>
                      <w:bCs/>
                    </w:rPr>
                    <w:t>Scholarship</w:t>
                  </w:r>
                  <w:r w:rsidR="00863384">
                    <w:rPr>
                      <w:b/>
                      <w:bCs/>
                    </w:rPr>
                    <w:t xml:space="preserve"> | </w:t>
                  </w:r>
                  <w:r w:rsidRPr="003A6953">
                    <w:t>Sachem High School East</w:t>
                  </w:r>
                </w:p>
                <w:p w14:paraId="1BCD42B9" w14:textId="210781B5" w:rsidR="00863384" w:rsidRPr="0094275D" w:rsidRDefault="007B25FE" w:rsidP="009B409E">
                  <w:pPr>
                    <w:pStyle w:val="Normal-List1"/>
                    <w:framePr w:wrap="around" w:vAnchor="text" w:hAnchor="page" w:xAlign="center" w:y="1"/>
                    <w:suppressOverlap/>
                  </w:pPr>
                  <w:r w:rsidRPr="0094275D">
                    <w:t>Awarded on the basis of SAT score</w:t>
                  </w:r>
                </w:p>
                <w:p w14:paraId="352F8D2C" w14:textId="3D05C53F" w:rsidR="00AA1F2E" w:rsidRPr="0094275D" w:rsidRDefault="00AA1F2E" w:rsidP="009B409E">
                  <w:pPr>
                    <w:pStyle w:val="Normal-List2"/>
                    <w:framePr w:wrap="around"/>
                  </w:pPr>
                  <w:r w:rsidRPr="0094275D">
                    <w:t>Total SAT Score: 2340/2400</w:t>
                  </w:r>
                </w:p>
                <w:p w14:paraId="66E9E6FF" w14:textId="2D154021" w:rsidR="007B25FE" w:rsidRPr="0094275D" w:rsidRDefault="00AA1F2E" w:rsidP="009B409E">
                  <w:pPr>
                    <w:pStyle w:val="ListParagraph"/>
                    <w:framePr w:wrap="around" w:vAnchor="text" w:hAnchor="page" w:xAlign="center" w:y="1"/>
                    <w:numPr>
                      <w:ilvl w:val="1"/>
                      <w:numId w:val="4"/>
                    </w:numPr>
                    <w:suppressOverlap/>
                    <w:rPr>
                      <w:sz w:val="18"/>
                      <w:szCs w:val="16"/>
                    </w:rPr>
                  </w:pPr>
                  <w:r w:rsidRPr="0094275D">
                    <w:rPr>
                      <w:sz w:val="18"/>
                      <w:szCs w:val="16"/>
                    </w:rPr>
                    <w:t xml:space="preserve">Critical </w:t>
                  </w:r>
                  <w:r w:rsidR="00863384" w:rsidRPr="0094275D">
                    <w:rPr>
                      <w:sz w:val="18"/>
                      <w:szCs w:val="16"/>
                    </w:rPr>
                    <w:t>Reading: 760/800 (99</w:t>
                  </w:r>
                  <w:r w:rsidRPr="0094275D">
                    <w:rPr>
                      <w:sz w:val="18"/>
                      <w:szCs w:val="16"/>
                      <w:vertAlign w:val="superscript"/>
                    </w:rPr>
                    <w:t>th</w:t>
                  </w:r>
                  <w:r w:rsidR="00863384" w:rsidRPr="0094275D">
                    <w:rPr>
                      <w:sz w:val="18"/>
                      <w:szCs w:val="16"/>
                    </w:rPr>
                    <w:t xml:space="preserve"> percentile)</w:t>
                  </w:r>
                </w:p>
                <w:p w14:paraId="71A0C4CC" w14:textId="4B5AD041" w:rsidR="00863384" w:rsidRPr="0094275D" w:rsidRDefault="00863384" w:rsidP="009B409E">
                  <w:pPr>
                    <w:pStyle w:val="ListParagraph"/>
                    <w:framePr w:wrap="around" w:vAnchor="text" w:hAnchor="page" w:xAlign="center" w:y="1"/>
                    <w:numPr>
                      <w:ilvl w:val="1"/>
                      <w:numId w:val="4"/>
                    </w:numPr>
                    <w:suppressOverlap/>
                    <w:rPr>
                      <w:sz w:val="18"/>
                      <w:szCs w:val="16"/>
                    </w:rPr>
                  </w:pPr>
                  <w:r w:rsidRPr="0094275D">
                    <w:rPr>
                      <w:sz w:val="18"/>
                      <w:szCs w:val="16"/>
                    </w:rPr>
                    <w:t>Mathematics: 780/800 (9</w:t>
                  </w:r>
                  <w:r w:rsidR="00AA1F2E" w:rsidRPr="0094275D">
                    <w:rPr>
                      <w:sz w:val="18"/>
                      <w:szCs w:val="16"/>
                    </w:rPr>
                    <w:t>8</w:t>
                  </w:r>
                  <w:r w:rsidR="00AA1F2E" w:rsidRPr="0094275D">
                    <w:rPr>
                      <w:sz w:val="18"/>
                      <w:szCs w:val="16"/>
                      <w:vertAlign w:val="superscript"/>
                    </w:rPr>
                    <w:t>th</w:t>
                  </w:r>
                  <w:r w:rsidRPr="0094275D">
                    <w:rPr>
                      <w:sz w:val="18"/>
                      <w:szCs w:val="16"/>
                    </w:rPr>
                    <w:t xml:space="preserve"> percentile)</w:t>
                  </w:r>
                </w:p>
                <w:p w14:paraId="559AAAFB" w14:textId="48DE90C0" w:rsidR="00863384" w:rsidRPr="003A6953" w:rsidRDefault="00863384" w:rsidP="009B409E">
                  <w:pPr>
                    <w:pStyle w:val="ListParagraph"/>
                    <w:framePr w:wrap="around" w:vAnchor="text" w:hAnchor="page" w:xAlign="center" w:y="1"/>
                    <w:numPr>
                      <w:ilvl w:val="1"/>
                      <w:numId w:val="4"/>
                    </w:numPr>
                    <w:suppressOverlap/>
                  </w:pPr>
                  <w:r w:rsidRPr="0094275D">
                    <w:rPr>
                      <w:sz w:val="18"/>
                      <w:szCs w:val="16"/>
                    </w:rPr>
                    <w:t>Writing: 800/800</w:t>
                  </w:r>
                  <w:r w:rsidR="00AA1F2E" w:rsidRPr="0094275D">
                    <w:rPr>
                      <w:sz w:val="18"/>
                      <w:szCs w:val="16"/>
                    </w:rPr>
                    <w:t xml:space="preserve"> (&gt; 99</w:t>
                  </w:r>
                  <w:r w:rsidR="00AA1F2E" w:rsidRPr="0094275D">
                    <w:rPr>
                      <w:sz w:val="18"/>
                      <w:szCs w:val="16"/>
                      <w:vertAlign w:val="superscript"/>
                    </w:rPr>
                    <w:t>th</w:t>
                  </w:r>
                  <w:r w:rsidR="00AA1F2E" w:rsidRPr="0094275D">
                    <w:rPr>
                      <w:sz w:val="18"/>
                      <w:szCs w:val="16"/>
                    </w:rPr>
                    <w:t xml:space="preserve"> percentile)</w:t>
                  </w:r>
                </w:p>
              </w:tc>
              <w:tc>
                <w:tcPr>
                  <w:tcW w:w="425" w:type="pct"/>
                </w:tcPr>
                <w:p w14:paraId="7DBEBCFB" w14:textId="77777777" w:rsidR="007B25FE" w:rsidRPr="003A6953" w:rsidRDefault="007B25FE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 w:rsidRPr="003A6953">
                    <w:t>2012</w:t>
                  </w:r>
                </w:p>
                <w:p w14:paraId="12DDF388" w14:textId="77777777" w:rsidR="007B25FE" w:rsidRPr="003A6953" w:rsidRDefault="007B25FE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</w:tbl>
          <w:p w14:paraId="73F63D8D" w14:textId="4E3A6D5E" w:rsidR="007B25FE" w:rsidRPr="003A6953" w:rsidRDefault="007B25FE" w:rsidP="00C742E0"/>
        </w:tc>
        <w:tc>
          <w:tcPr>
            <w:tcW w:w="434" w:type="dxa"/>
            <w:vMerge/>
          </w:tcPr>
          <w:p w14:paraId="5A263575" w14:textId="77777777" w:rsidR="007B25FE" w:rsidRPr="003A6953" w:rsidRDefault="007B25FE" w:rsidP="00C742E0"/>
        </w:tc>
      </w:tr>
      <w:tr w:rsidR="009B7F1F" w:rsidRPr="003A6953" w14:paraId="7AD1CF64" w14:textId="77777777" w:rsidTr="001C1562">
        <w:trPr>
          <w:trHeight w:val="20"/>
        </w:trPr>
        <w:tc>
          <w:tcPr>
            <w:tcW w:w="222" w:type="dxa"/>
            <w:vMerge/>
            <w:shd w:val="clear" w:color="auto" w:fill="4C94D8" w:themeFill="text2" w:themeFillTint="80"/>
          </w:tcPr>
          <w:p w14:paraId="5BF43CAA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3864" w:type="dxa"/>
            <w:vMerge/>
            <w:shd w:val="clear" w:color="auto" w:fill="4C94D8" w:themeFill="text2" w:themeFillTint="80"/>
            <w:vAlign w:val="center"/>
          </w:tcPr>
          <w:p w14:paraId="43C82C7C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4C94D8" w:themeFill="text2" w:themeFillTint="80"/>
          </w:tcPr>
          <w:p w14:paraId="715F6C02" w14:textId="77777777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22" w:type="dxa"/>
            <w:vMerge/>
            <w:shd w:val="clear" w:color="auto" w:fill="FFFFFF" w:themeFill="background1"/>
          </w:tcPr>
          <w:p w14:paraId="712132F2" w14:textId="77777777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230" w:type="dxa"/>
            <w:vMerge/>
            <w:shd w:val="clear" w:color="auto" w:fill="FFFFFF" w:themeFill="background1"/>
          </w:tcPr>
          <w:p w14:paraId="74BF7632" w14:textId="598C2982" w:rsidR="007B25FE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  <w:tc>
          <w:tcPr>
            <w:tcW w:w="11624" w:type="dxa"/>
            <w:vAlign w:val="center"/>
          </w:tcPr>
          <w:tbl>
            <w:tblPr>
              <w:tblStyle w:val="TableGrid"/>
              <w:tblW w:w="5000" w:type="pct"/>
              <w:tblCellMar>
                <w:top w:w="72" w:type="dxa"/>
                <w:bottom w:w="72" w:type="dxa"/>
              </w:tblCellMar>
              <w:tblLook w:val="04A0" w:firstRow="1" w:lastRow="0" w:firstColumn="1" w:lastColumn="0" w:noHBand="0" w:noVBand="1"/>
            </w:tblPr>
            <w:tblGrid>
              <w:gridCol w:w="10903"/>
              <w:gridCol w:w="721"/>
            </w:tblGrid>
            <w:tr w:rsidR="007B25FE" w:rsidRPr="00433957" w14:paraId="5D8B6B3F" w14:textId="77777777" w:rsidTr="001C1562">
              <w:tc>
                <w:tcPr>
                  <w:tcW w:w="5000" w:type="pct"/>
                  <w:gridSpan w:val="2"/>
                </w:tcPr>
                <w:p w14:paraId="158FF444" w14:textId="77777777" w:rsidR="00E6649E" w:rsidRDefault="00E6649E" w:rsidP="009B409E">
                  <w:pPr>
                    <w:framePr w:wrap="around" w:vAnchor="text" w:hAnchor="page" w:xAlign="center" w:y="1"/>
                    <w:suppressOverlap/>
                  </w:pPr>
                </w:p>
                <w:p w14:paraId="20364896" w14:textId="50AD9534" w:rsidR="007B25FE" w:rsidRPr="00FC59AC" w:rsidRDefault="007B25FE" w:rsidP="009B409E">
                  <w:pPr>
                    <w:pStyle w:val="Heading1"/>
                    <w:framePr w:wrap="around"/>
                  </w:pPr>
                  <w:r>
                    <w:t>Presentations</w:t>
                  </w:r>
                </w:p>
              </w:tc>
            </w:tr>
            <w:tr w:rsidR="002811DE" w:rsidRPr="00433957" w14:paraId="6BD5AA2B" w14:textId="77777777" w:rsidTr="001C1562">
              <w:trPr>
                <w:trHeight w:val="279"/>
              </w:trPr>
              <w:tc>
                <w:tcPr>
                  <w:tcW w:w="4690" w:type="pct"/>
                </w:tcPr>
                <w:p w14:paraId="29DE28C2" w14:textId="7DD6C7AD" w:rsidR="007B25FE" w:rsidRPr="000B330C" w:rsidRDefault="007B25FE" w:rsidP="009B409E">
                  <w:pPr>
                    <w:pStyle w:val="Heading2"/>
                    <w:framePr w:wrap="around"/>
                  </w:pPr>
                  <w:r>
                    <w:t>Posters Presented</w:t>
                  </w:r>
                </w:p>
              </w:tc>
              <w:tc>
                <w:tcPr>
                  <w:tcW w:w="310" w:type="pct"/>
                </w:tcPr>
                <w:p w14:paraId="4ACE6A6D" w14:textId="16E89E7C" w:rsidR="000B330C" w:rsidRPr="00433957" w:rsidRDefault="000B330C" w:rsidP="009B409E">
                  <w:pPr>
                    <w:framePr w:wrap="around" w:vAnchor="text" w:hAnchor="page" w:xAlign="center" w:y="1"/>
                    <w:suppressOverlap/>
                  </w:pPr>
                </w:p>
              </w:tc>
            </w:tr>
            <w:tr w:rsidR="000B330C" w:rsidRPr="00433957" w14:paraId="71377A2C" w14:textId="77777777" w:rsidTr="001C1562">
              <w:trPr>
                <w:trHeight w:val="396"/>
              </w:trPr>
              <w:tc>
                <w:tcPr>
                  <w:tcW w:w="4690" w:type="pct"/>
                </w:tcPr>
                <w:p w14:paraId="47A989D0" w14:textId="250EB56B" w:rsidR="00AA1F2E" w:rsidRPr="00AA1F2E" w:rsidRDefault="00AA1F2E" w:rsidP="009B409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AA1F2E">
                    <w:t xml:space="preserve">Arthroscopic Cystectomy </w:t>
                  </w:r>
                  <w:r>
                    <w:t>a</w:t>
                  </w:r>
                  <w:r w:rsidRPr="00AA1F2E">
                    <w:t xml:space="preserve">nd Valve Excision </w:t>
                  </w:r>
                  <w:r>
                    <w:t>o</w:t>
                  </w:r>
                  <w:r w:rsidRPr="00AA1F2E">
                    <w:t xml:space="preserve">f Popliteal Cysts Complemented </w:t>
                  </w:r>
                  <w:r>
                    <w:t>w</w:t>
                  </w:r>
                  <w:r w:rsidRPr="00AA1F2E">
                    <w:t xml:space="preserve">ith Management </w:t>
                  </w:r>
                  <w:r>
                    <w:t>o</w:t>
                  </w:r>
                  <w:r w:rsidRPr="00AA1F2E">
                    <w:t xml:space="preserve">f </w:t>
                  </w:r>
                </w:p>
                <w:p w14:paraId="4E18D7D0" w14:textId="129CF281" w:rsidR="00AA1F2E" w:rsidRPr="00AA1F2E" w:rsidRDefault="00AA1F2E" w:rsidP="009B409E">
                  <w:pPr>
                    <w:pStyle w:val="ListParagraph"/>
                    <w:framePr w:wrap="around" w:vAnchor="text" w:hAnchor="page" w:xAlign="center" w:y="1"/>
                    <w:suppressOverlap/>
                  </w:pPr>
                  <w:r w:rsidRPr="00AA1F2E">
                    <w:t xml:space="preserve">Intra-Articular Pathologies: Low Recurrence Rate </w:t>
                  </w:r>
                  <w:r>
                    <w:t>a</w:t>
                  </w:r>
                  <w:r w:rsidRPr="00AA1F2E">
                    <w:t xml:space="preserve">nd Good Functional Outcomes </w:t>
                  </w:r>
                  <w:r>
                    <w:t>i</w:t>
                  </w:r>
                  <w:r w:rsidRPr="00AA1F2E">
                    <w:t xml:space="preserve">n A Series </w:t>
                  </w:r>
                  <w:r>
                    <w:t>o</w:t>
                  </w:r>
                  <w:r w:rsidRPr="00AA1F2E">
                    <w:t>f Ninety-Seven Cases</w:t>
                  </w:r>
                </w:p>
                <w:p w14:paraId="553B1981" w14:textId="2A1C2BF1" w:rsidR="000B330C" w:rsidRPr="000B330C" w:rsidRDefault="00AA1F2E" w:rsidP="009B409E">
                  <w:pPr>
                    <w:pStyle w:val="ListParagraph"/>
                    <w:framePr w:wrap="around" w:vAnchor="text" w:hAnchor="page" w:xAlign="center" w:y="1"/>
                    <w:suppressOverlap/>
                  </w:pPr>
                  <w:r w:rsidRPr="00AA1F2E">
                    <w:t>21st ESSKA Congress 2024 | Milan, Italy</w:t>
                  </w:r>
                </w:p>
              </w:tc>
              <w:tc>
                <w:tcPr>
                  <w:tcW w:w="310" w:type="pct"/>
                </w:tcPr>
                <w:p w14:paraId="574E4846" w14:textId="5F60815C" w:rsidR="000B330C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2024</w:t>
                  </w:r>
                </w:p>
              </w:tc>
            </w:tr>
            <w:tr w:rsidR="000B330C" w:rsidRPr="00433957" w14:paraId="4E18C822" w14:textId="77777777" w:rsidTr="001C1562">
              <w:tc>
                <w:tcPr>
                  <w:tcW w:w="4690" w:type="pct"/>
                </w:tcPr>
                <w:p w14:paraId="1B485382" w14:textId="727C506C" w:rsidR="00AA1F2E" w:rsidRDefault="00AA1F2E" w:rsidP="009B409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>
                    <w:t xml:space="preserve">Incomplete Meniscal Healing in Early Second-Look Arthroscopy Does Not Indicate Failure of Repair: A Case Series </w:t>
                  </w:r>
                </w:p>
                <w:p w14:paraId="0C31084E" w14:textId="40B8503C" w:rsidR="000B330C" w:rsidRDefault="00AA1F2E" w:rsidP="009B409E">
                  <w:pPr>
                    <w:pStyle w:val="ListParagraph"/>
                    <w:framePr w:wrap="around" w:vAnchor="text" w:hAnchor="page" w:xAlign="center" w:y="1"/>
                    <w:suppressOverlap/>
                  </w:pPr>
                  <w:r>
                    <w:t>21st ESSKA Congress 2024 | Milan, Italy</w:t>
                  </w:r>
                </w:p>
              </w:tc>
              <w:tc>
                <w:tcPr>
                  <w:tcW w:w="310" w:type="pct"/>
                </w:tcPr>
                <w:p w14:paraId="501844EB" w14:textId="2CD1649D" w:rsidR="000B330C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2024</w:t>
                  </w:r>
                </w:p>
              </w:tc>
            </w:tr>
            <w:tr w:rsidR="000B330C" w14:paraId="0E92045C" w14:textId="77777777" w:rsidTr="001C1562">
              <w:tc>
                <w:tcPr>
                  <w:tcW w:w="4690" w:type="pct"/>
                </w:tcPr>
                <w:p w14:paraId="13A17A30" w14:textId="52155826" w:rsidR="000B330C" w:rsidRDefault="000B330C" w:rsidP="009B409E">
                  <w:pPr>
                    <w:pStyle w:val="Heading2"/>
                    <w:framePr w:wrap="around"/>
                  </w:pPr>
                  <w:r>
                    <w:t>Co-Authored Posters</w:t>
                  </w:r>
                </w:p>
              </w:tc>
              <w:tc>
                <w:tcPr>
                  <w:tcW w:w="310" w:type="pct"/>
                </w:tcPr>
                <w:p w14:paraId="34D94753" w14:textId="77777777" w:rsidR="000B330C" w:rsidRDefault="000B330C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</w:p>
              </w:tc>
            </w:tr>
            <w:tr w:rsidR="002811DE" w14:paraId="2A52C033" w14:textId="77777777" w:rsidTr="001C1562">
              <w:tc>
                <w:tcPr>
                  <w:tcW w:w="4690" w:type="pct"/>
                </w:tcPr>
                <w:p w14:paraId="2D72D9DD" w14:textId="4B5CBDB0" w:rsidR="007B25FE" w:rsidRPr="00A04002" w:rsidRDefault="00AA1F2E" w:rsidP="009B409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>nd Endoscopic Stepwise Release</w:t>
                  </w:r>
                  <w:r>
                    <w:t xml:space="preserve"> – </w:t>
                  </w:r>
                  <w:r w:rsidRPr="00F36050">
                    <w:t>A Case Series</w:t>
                  </w:r>
                  <w:r>
                    <w:t xml:space="preserve"> </w:t>
                  </w:r>
                  <w:r w:rsidR="00C06A47">
                    <w:br/>
                  </w:r>
                  <w:r w:rsidR="007B25FE" w:rsidRPr="00CD1392">
                    <w:t>21</w:t>
                  </w:r>
                  <w:r w:rsidR="007B25FE" w:rsidRPr="00C06A47">
                    <w:rPr>
                      <w:vertAlign w:val="superscript"/>
                    </w:rPr>
                    <w:t>st</w:t>
                  </w:r>
                  <w:r w:rsidR="007B25FE" w:rsidRPr="00CD1392">
                    <w:t xml:space="preserve"> ESSKA Congress | Milan, Italy</w:t>
                  </w:r>
                </w:p>
              </w:tc>
              <w:tc>
                <w:tcPr>
                  <w:tcW w:w="310" w:type="pct"/>
                </w:tcPr>
                <w:p w14:paraId="2A1CB4D9" w14:textId="4D839136" w:rsidR="007B25FE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2024</w:t>
                  </w:r>
                </w:p>
              </w:tc>
            </w:tr>
            <w:tr w:rsidR="000B330C" w14:paraId="137E5EDE" w14:textId="77777777" w:rsidTr="001C1562">
              <w:tc>
                <w:tcPr>
                  <w:tcW w:w="4690" w:type="pct"/>
                </w:tcPr>
                <w:p w14:paraId="657C12C9" w14:textId="4D105EA3" w:rsidR="000B330C" w:rsidRPr="000B330C" w:rsidRDefault="000B330C" w:rsidP="009B409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CD1392">
                    <w:t>Lateral femoral impaction fractures during an ACL tear extend posteriorly on the weight-bearing area of the tibiofemoral joint</w:t>
                  </w:r>
                  <w:r w:rsidR="00C06A47">
                    <w:br/>
                  </w:r>
                  <w:r w:rsidRPr="00CD1392">
                    <w:t>21</w:t>
                  </w:r>
                  <w:r w:rsidRPr="00C06A47">
                    <w:rPr>
                      <w:vertAlign w:val="superscript"/>
                    </w:rPr>
                    <w:t>st</w:t>
                  </w:r>
                  <w:r w:rsidRPr="00CD1392">
                    <w:t xml:space="preserve"> ESSKA Congress | Milan, Italy</w:t>
                  </w:r>
                </w:p>
              </w:tc>
              <w:tc>
                <w:tcPr>
                  <w:tcW w:w="310" w:type="pct"/>
                </w:tcPr>
                <w:p w14:paraId="63E99823" w14:textId="367B9EB0" w:rsidR="000B330C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2024</w:t>
                  </w:r>
                </w:p>
              </w:tc>
            </w:tr>
            <w:tr w:rsidR="000B330C" w14:paraId="2D1F9613" w14:textId="77777777" w:rsidTr="001C1562">
              <w:tc>
                <w:tcPr>
                  <w:tcW w:w="4690" w:type="pct"/>
                </w:tcPr>
                <w:p w14:paraId="3920AF39" w14:textId="62DFFB42" w:rsidR="000B330C" w:rsidRPr="00CD1392" w:rsidRDefault="00AA1F2E" w:rsidP="009B409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F36050">
                    <w:t xml:space="preserve">Gluteal Complex </w:t>
                  </w:r>
                  <w:r>
                    <w:t>is</w:t>
                  </w:r>
                  <w:r w:rsidRPr="00F36050">
                    <w:t xml:space="preserve"> Important </w:t>
                  </w:r>
                  <w:r>
                    <w:t>i</w:t>
                  </w:r>
                  <w:r w:rsidRPr="00F36050">
                    <w:t xml:space="preserve">n External Snapping Hip: Intraoperative Identification </w:t>
                  </w:r>
                  <w:r>
                    <w:t>o</w:t>
                  </w:r>
                  <w:r w:rsidRPr="00F36050">
                    <w:t xml:space="preserve">f Syndrome Origin </w:t>
                  </w:r>
                  <w:r>
                    <w:t>a</w:t>
                  </w:r>
                  <w:r w:rsidRPr="00F36050">
                    <w:t>nd Endoscopic Stepwise Release</w:t>
                  </w:r>
                  <w:r>
                    <w:t xml:space="preserve"> – </w:t>
                  </w:r>
                  <w:r w:rsidRPr="00F36050">
                    <w:t>A Case Series</w:t>
                  </w:r>
                  <w:r>
                    <w:t xml:space="preserve"> </w:t>
                  </w:r>
                  <w:r w:rsidR="00C06A47">
                    <w:br/>
                  </w:r>
                  <w:r w:rsidR="000B330C" w:rsidRPr="00CD1392">
                    <w:t>ISAKOS Congress 2025 | Munich, Germany</w:t>
                  </w:r>
                </w:p>
              </w:tc>
              <w:tc>
                <w:tcPr>
                  <w:tcW w:w="310" w:type="pct"/>
                </w:tcPr>
                <w:p w14:paraId="35EF01AA" w14:textId="72F00313" w:rsidR="000B330C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2025</w:t>
                  </w:r>
                </w:p>
              </w:tc>
            </w:tr>
            <w:tr w:rsidR="000B330C" w14:paraId="2CFE0983" w14:textId="77777777" w:rsidTr="001C1562">
              <w:tc>
                <w:tcPr>
                  <w:tcW w:w="4690" w:type="pct"/>
                </w:tcPr>
                <w:p w14:paraId="24574ED0" w14:textId="7F4FF413" w:rsidR="000B330C" w:rsidRPr="00CD1392" w:rsidRDefault="000B330C" w:rsidP="009B409E">
                  <w:pPr>
                    <w:pStyle w:val="ListParagraph"/>
                    <w:framePr w:wrap="around" w:vAnchor="text" w:hAnchor="page" w:xAlign="center" w:y="1"/>
                    <w:numPr>
                      <w:ilvl w:val="0"/>
                      <w:numId w:val="19"/>
                    </w:numPr>
                    <w:suppressOverlap/>
                  </w:pPr>
                  <w:r w:rsidRPr="00CD1392">
                    <w:t>Lateral femoral impaction fractures during an ACL tear extend posteriorly on the weight-bearing area of the tibiofemoral joint</w:t>
                  </w:r>
                  <w:r w:rsidR="00C06A47">
                    <w:br/>
                  </w:r>
                  <w:r w:rsidRPr="00CD1392">
                    <w:t>ISAKOS Congress 2025 | Munich, Germany</w:t>
                  </w:r>
                </w:p>
              </w:tc>
              <w:tc>
                <w:tcPr>
                  <w:tcW w:w="310" w:type="pct"/>
                </w:tcPr>
                <w:p w14:paraId="44773A22" w14:textId="162CA56A" w:rsidR="000B330C" w:rsidRDefault="00D260D4" w:rsidP="009B409E">
                  <w:pPr>
                    <w:pStyle w:val="Small"/>
                    <w:framePr w:wrap="around"/>
                    <w:spacing w:before="60" w:after="60"/>
                    <w:jc w:val="right"/>
                  </w:pPr>
                  <w:r>
                    <w:t>2025</w:t>
                  </w:r>
                </w:p>
              </w:tc>
            </w:tr>
          </w:tbl>
          <w:p w14:paraId="70264489" w14:textId="77777777" w:rsidR="007B25FE" w:rsidRDefault="007B25FE" w:rsidP="00FC59AC"/>
        </w:tc>
        <w:tc>
          <w:tcPr>
            <w:tcW w:w="434" w:type="dxa"/>
            <w:vMerge/>
            <w:vAlign w:val="center"/>
          </w:tcPr>
          <w:p w14:paraId="07203D06" w14:textId="77777777" w:rsidR="007B25FE" w:rsidRPr="003A6953" w:rsidRDefault="007B25FE" w:rsidP="0094275D">
            <w:pPr>
              <w:pStyle w:val="Heading1"/>
              <w:framePr w:wrap="auto" w:vAnchor="margin" w:hAnchor="text" w:xAlign="left" w:yAlign="inline"/>
              <w:suppressOverlap w:val="0"/>
            </w:pPr>
          </w:p>
        </w:tc>
      </w:tr>
      <w:tr w:rsidR="002811DE" w:rsidRPr="003A6953" w14:paraId="1FF0ED06" w14:textId="77777777" w:rsidTr="001C1562">
        <w:trPr>
          <w:trHeight w:val="243"/>
        </w:trPr>
        <w:tc>
          <w:tcPr>
            <w:tcW w:w="4308" w:type="dxa"/>
            <w:gridSpan w:val="3"/>
            <w:shd w:val="clear" w:color="auto" w:fill="4C94D8" w:themeFill="text2" w:themeFillTint="80"/>
          </w:tcPr>
          <w:p w14:paraId="069816BC" w14:textId="77777777" w:rsidR="007B25FE" w:rsidRPr="0029656D" w:rsidRDefault="007B25FE" w:rsidP="00C742E0">
            <w:pPr>
              <w:rPr>
                <w:b/>
                <w:bCs/>
              </w:rPr>
            </w:pPr>
          </w:p>
        </w:tc>
        <w:tc>
          <w:tcPr>
            <w:tcW w:w="222" w:type="dxa"/>
            <w:shd w:val="clear" w:color="auto" w:fill="FFFFFF" w:themeFill="background1"/>
          </w:tcPr>
          <w:p w14:paraId="6C5765AE" w14:textId="77777777" w:rsidR="007B25FE" w:rsidRPr="003A6953" w:rsidRDefault="007B25FE" w:rsidP="00BE2F84"/>
        </w:tc>
        <w:tc>
          <w:tcPr>
            <w:tcW w:w="12288" w:type="dxa"/>
            <w:gridSpan w:val="3"/>
            <w:shd w:val="clear" w:color="auto" w:fill="FFFFFF" w:themeFill="background1"/>
          </w:tcPr>
          <w:p w14:paraId="6A56D331" w14:textId="2A660080" w:rsidR="007B25FE" w:rsidRPr="007B25FE" w:rsidRDefault="007B25FE" w:rsidP="007B25FE">
            <w:pPr>
              <w:tabs>
                <w:tab w:val="left" w:pos="3231"/>
              </w:tabs>
            </w:pPr>
          </w:p>
        </w:tc>
      </w:tr>
    </w:tbl>
    <w:p w14:paraId="7CE6D19A" w14:textId="10D4145E" w:rsidR="00487F3B" w:rsidRDefault="00487F3B" w:rsidP="0029656D"/>
    <w:p w14:paraId="240435CB" w14:textId="77777777" w:rsidR="00F323F2" w:rsidRPr="003A6953" w:rsidRDefault="00F323F2" w:rsidP="0029656D"/>
    <w:p w14:paraId="4044488F" w14:textId="77777777" w:rsidR="00487F3B" w:rsidRPr="003A6953" w:rsidRDefault="00487F3B" w:rsidP="0029656D"/>
    <w:p w14:paraId="190E6AA9" w14:textId="0C50D96D" w:rsidR="00487F3B" w:rsidRPr="003A6953" w:rsidRDefault="00487F3B" w:rsidP="0029656D"/>
    <w:p w14:paraId="039F2B68" w14:textId="77777777" w:rsidR="00487F3B" w:rsidRPr="003A6953" w:rsidRDefault="00487F3B" w:rsidP="0029656D"/>
    <w:sectPr w:rsidR="00487F3B" w:rsidRPr="003A6953" w:rsidSect="000E3132">
      <w:pgSz w:w="16838" w:h="23811" w:code="8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10459" w14:textId="77777777" w:rsidR="00901E8A" w:rsidRDefault="00901E8A" w:rsidP="0029656D">
      <w:r>
        <w:separator/>
      </w:r>
    </w:p>
  </w:endnote>
  <w:endnote w:type="continuationSeparator" w:id="0">
    <w:p w14:paraId="7A4E6872" w14:textId="77777777" w:rsidR="00901E8A" w:rsidRDefault="00901E8A" w:rsidP="00296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99E1D" w14:textId="77777777" w:rsidR="00901E8A" w:rsidRDefault="00901E8A" w:rsidP="0029656D">
      <w:r>
        <w:separator/>
      </w:r>
    </w:p>
  </w:footnote>
  <w:footnote w:type="continuationSeparator" w:id="0">
    <w:p w14:paraId="2C335BF0" w14:textId="77777777" w:rsidR="00901E8A" w:rsidRDefault="00901E8A" w:rsidP="002965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353"/>
    <w:multiLevelType w:val="hybridMultilevel"/>
    <w:tmpl w:val="810C27A2"/>
    <w:lvl w:ilvl="0" w:tplc="6C5807AA">
      <w:start w:val="3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3396D"/>
    <w:multiLevelType w:val="hybridMultilevel"/>
    <w:tmpl w:val="917CB386"/>
    <w:lvl w:ilvl="0" w:tplc="0120A90A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B1EBA"/>
    <w:multiLevelType w:val="hybridMultilevel"/>
    <w:tmpl w:val="5BF41938"/>
    <w:lvl w:ilvl="0" w:tplc="AEF2E576">
      <w:start w:val="1"/>
      <w:numFmt w:val="bullet"/>
      <w:lvlText w:val=""/>
      <w:lvlJc w:val="left"/>
      <w:pPr>
        <w:ind w:left="41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12D409DF"/>
    <w:multiLevelType w:val="hybridMultilevel"/>
    <w:tmpl w:val="371E0702"/>
    <w:lvl w:ilvl="0" w:tplc="A43402B6">
      <w:start w:val="3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C1E90"/>
    <w:multiLevelType w:val="hybridMultilevel"/>
    <w:tmpl w:val="4392AB9E"/>
    <w:lvl w:ilvl="0" w:tplc="CEA662D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836B6"/>
    <w:multiLevelType w:val="hybridMultilevel"/>
    <w:tmpl w:val="F83C9D8A"/>
    <w:lvl w:ilvl="0" w:tplc="3460938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359C9"/>
    <w:multiLevelType w:val="hybridMultilevel"/>
    <w:tmpl w:val="1DF21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532C7"/>
    <w:multiLevelType w:val="hybridMultilevel"/>
    <w:tmpl w:val="5E427078"/>
    <w:lvl w:ilvl="0" w:tplc="C44E7B3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C1B6D"/>
    <w:multiLevelType w:val="hybridMultilevel"/>
    <w:tmpl w:val="6F045B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31E6"/>
    <w:multiLevelType w:val="hybridMultilevel"/>
    <w:tmpl w:val="1CFC45C0"/>
    <w:lvl w:ilvl="0" w:tplc="EBFA5F44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1584"/>
    <w:multiLevelType w:val="hybridMultilevel"/>
    <w:tmpl w:val="2A683788"/>
    <w:lvl w:ilvl="0" w:tplc="3F50597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438E4"/>
    <w:multiLevelType w:val="hybridMultilevel"/>
    <w:tmpl w:val="FEE8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43DD2"/>
    <w:multiLevelType w:val="hybridMultilevel"/>
    <w:tmpl w:val="927AD22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F061CB"/>
    <w:multiLevelType w:val="hybridMultilevel"/>
    <w:tmpl w:val="EBFA6E44"/>
    <w:lvl w:ilvl="0" w:tplc="B50C3530"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D7905"/>
    <w:multiLevelType w:val="hybridMultilevel"/>
    <w:tmpl w:val="4128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531E7"/>
    <w:multiLevelType w:val="hybridMultilevel"/>
    <w:tmpl w:val="6F045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240672">
    <w:abstractNumId w:val="15"/>
  </w:num>
  <w:num w:numId="2" w16cid:durableId="232156246">
    <w:abstractNumId w:val="15"/>
  </w:num>
  <w:num w:numId="3" w16cid:durableId="871961013">
    <w:abstractNumId w:val="15"/>
  </w:num>
  <w:num w:numId="4" w16cid:durableId="1124153072">
    <w:abstractNumId w:val="11"/>
  </w:num>
  <w:num w:numId="5" w16cid:durableId="1924609959">
    <w:abstractNumId w:val="8"/>
  </w:num>
  <w:num w:numId="6" w16cid:durableId="188642017">
    <w:abstractNumId w:val="1"/>
  </w:num>
  <w:num w:numId="7" w16cid:durableId="1077871915">
    <w:abstractNumId w:val="10"/>
  </w:num>
  <w:num w:numId="8" w16cid:durableId="505368671">
    <w:abstractNumId w:val="5"/>
  </w:num>
  <w:num w:numId="9" w16cid:durableId="786586822">
    <w:abstractNumId w:val="2"/>
  </w:num>
  <w:num w:numId="10" w16cid:durableId="1696736350">
    <w:abstractNumId w:val="7"/>
  </w:num>
  <w:num w:numId="11" w16cid:durableId="1293632534">
    <w:abstractNumId w:val="0"/>
  </w:num>
  <w:num w:numId="12" w16cid:durableId="707264750">
    <w:abstractNumId w:val="3"/>
  </w:num>
  <w:num w:numId="13" w16cid:durableId="1108505993">
    <w:abstractNumId w:val="4"/>
  </w:num>
  <w:num w:numId="14" w16cid:durableId="933631677">
    <w:abstractNumId w:val="14"/>
  </w:num>
  <w:num w:numId="15" w16cid:durableId="326135572">
    <w:abstractNumId w:val="17"/>
  </w:num>
  <w:num w:numId="16" w16cid:durableId="1797023467">
    <w:abstractNumId w:val="6"/>
  </w:num>
  <w:num w:numId="17" w16cid:durableId="11346893">
    <w:abstractNumId w:val="12"/>
  </w:num>
  <w:num w:numId="18" w16cid:durableId="350494400">
    <w:abstractNumId w:val="16"/>
  </w:num>
  <w:num w:numId="19" w16cid:durableId="2143115617">
    <w:abstractNumId w:val="18"/>
  </w:num>
  <w:num w:numId="20" w16cid:durableId="1469738463">
    <w:abstractNumId w:val="9"/>
  </w:num>
  <w:num w:numId="21" w16cid:durableId="1580483382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ng Kim">
    <w15:presenceInfo w15:providerId="AD" w15:userId="S::d.kim@student.uj.edu.pl::879cd614-c687-4778-a77b-c21c39f56f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3B"/>
    <w:rsid w:val="00022E32"/>
    <w:rsid w:val="00033A1E"/>
    <w:rsid w:val="00043884"/>
    <w:rsid w:val="00057D08"/>
    <w:rsid w:val="000622C9"/>
    <w:rsid w:val="000623CD"/>
    <w:rsid w:val="00064816"/>
    <w:rsid w:val="00066641"/>
    <w:rsid w:val="000673B7"/>
    <w:rsid w:val="00071C41"/>
    <w:rsid w:val="00086613"/>
    <w:rsid w:val="000920B4"/>
    <w:rsid w:val="000B330C"/>
    <w:rsid w:val="000C1AF3"/>
    <w:rsid w:val="000C4853"/>
    <w:rsid w:val="000C68EE"/>
    <w:rsid w:val="000C7F55"/>
    <w:rsid w:val="000D78B5"/>
    <w:rsid w:val="000E3132"/>
    <w:rsid w:val="000E5AC2"/>
    <w:rsid w:val="000E61DB"/>
    <w:rsid w:val="001365CF"/>
    <w:rsid w:val="00155E61"/>
    <w:rsid w:val="00167039"/>
    <w:rsid w:val="0017107D"/>
    <w:rsid w:val="001805D5"/>
    <w:rsid w:val="00181699"/>
    <w:rsid w:val="001A26ED"/>
    <w:rsid w:val="001A5194"/>
    <w:rsid w:val="001A7252"/>
    <w:rsid w:val="001B37C0"/>
    <w:rsid w:val="001C1562"/>
    <w:rsid w:val="001C47FB"/>
    <w:rsid w:val="001F5FD1"/>
    <w:rsid w:val="00203116"/>
    <w:rsid w:val="00204F74"/>
    <w:rsid w:val="0021558B"/>
    <w:rsid w:val="00257EC8"/>
    <w:rsid w:val="002732AE"/>
    <w:rsid w:val="00280E74"/>
    <w:rsid w:val="002811DE"/>
    <w:rsid w:val="0028177B"/>
    <w:rsid w:val="002841AB"/>
    <w:rsid w:val="0029656D"/>
    <w:rsid w:val="002A13AD"/>
    <w:rsid w:val="002B7D88"/>
    <w:rsid w:val="002C598B"/>
    <w:rsid w:val="002D1D95"/>
    <w:rsid w:val="002D3683"/>
    <w:rsid w:val="002D63B1"/>
    <w:rsid w:val="002E4339"/>
    <w:rsid w:val="002F0BF3"/>
    <w:rsid w:val="002F36E6"/>
    <w:rsid w:val="00303159"/>
    <w:rsid w:val="0030508B"/>
    <w:rsid w:val="00317D23"/>
    <w:rsid w:val="003368CB"/>
    <w:rsid w:val="003603D4"/>
    <w:rsid w:val="00374C90"/>
    <w:rsid w:val="0039139C"/>
    <w:rsid w:val="003A6953"/>
    <w:rsid w:val="003C393D"/>
    <w:rsid w:val="003C42E5"/>
    <w:rsid w:val="003D2564"/>
    <w:rsid w:val="0042035F"/>
    <w:rsid w:val="004204DA"/>
    <w:rsid w:val="00426BFC"/>
    <w:rsid w:val="0044275C"/>
    <w:rsid w:val="00445FCD"/>
    <w:rsid w:val="0044772D"/>
    <w:rsid w:val="00455A0E"/>
    <w:rsid w:val="004768CB"/>
    <w:rsid w:val="00487F3B"/>
    <w:rsid w:val="004A1324"/>
    <w:rsid w:val="004A17BA"/>
    <w:rsid w:val="004A2A47"/>
    <w:rsid w:val="004A31C4"/>
    <w:rsid w:val="004B1199"/>
    <w:rsid w:val="004B5175"/>
    <w:rsid w:val="004B6BBF"/>
    <w:rsid w:val="004D2B19"/>
    <w:rsid w:val="004D3361"/>
    <w:rsid w:val="004D42AB"/>
    <w:rsid w:val="004F2049"/>
    <w:rsid w:val="00511287"/>
    <w:rsid w:val="00525C65"/>
    <w:rsid w:val="00542FD2"/>
    <w:rsid w:val="00547380"/>
    <w:rsid w:val="005511B7"/>
    <w:rsid w:val="00562128"/>
    <w:rsid w:val="0057503B"/>
    <w:rsid w:val="005834E8"/>
    <w:rsid w:val="0058476E"/>
    <w:rsid w:val="00593A1D"/>
    <w:rsid w:val="005B0CDE"/>
    <w:rsid w:val="005C2DFF"/>
    <w:rsid w:val="00604FB8"/>
    <w:rsid w:val="00663497"/>
    <w:rsid w:val="006760A8"/>
    <w:rsid w:val="00690F1F"/>
    <w:rsid w:val="006A18D1"/>
    <w:rsid w:val="006A3878"/>
    <w:rsid w:val="006E5D6D"/>
    <w:rsid w:val="0070222A"/>
    <w:rsid w:val="00705DEE"/>
    <w:rsid w:val="00711DB8"/>
    <w:rsid w:val="007156A9"/>
    <w:rsid w:val="00723490"/>
    <w:rsid w:val="0072396D"/>
    <w:rsid w:val="00724994"/>
    <w:rsid w:val="00725A61"/>
    <w:rsid w:val="00732EFC"/>
    <w:rsid w:val="007403D2"/>
    <w:rsid w:val="00751CD5"/>
    <w:rsid w:val="00754BF3"/>
    <w:rsid w:val="00762E27"/>
    <w:rsid w:val="00766BD3"/>
    <w:rsid w:val="00773998"/>
    <w:rsid w:val="007A55BC"/>
    <w:rsid w:val="007B02EA"/>
    <w:rsid w:val="007B25FE"/>
    <w:rsid w:val="007C6075"/>
    <w:rsid w:val="007D033B"/>
    <w:rsid w:val="007D092C"/>
    <w:rsid w:val="007D135B"/>
    <w:rsid w:val="007E1637"/>
    <w:rsid w:val="007E4245"/>
    <w:rsid w:val="007F1F10"/>
    <w:rsid w:val="007F287F"/>
    <w:rsid w:val="0080151E"/>
    <w:rsid w:val="00810EC8"/>
    <w:rsid w:val="00823F5A"/>
    <w:rsid w:val="00827E80"/>
    <w:rsid w:val="00845A13"/>
    <w:rsid w:val="00846DB3"/>
    <w:rsid w:val="00855D6C"/>
    <w:rsid w:val="00857D9A"/>
    <w:rsid w:val="00863384"/>
    <w:rsid w:val="008676ED"/>
    <w:rsid w:val="00883886"/>
    <w:rsid w:val="008872ED"/>
    <w:rsid w:val="008A729C"/>
    <w:rsid w:val="008B6257"/>
    <w:rsid w:val="008E062D"/>
    <w:rsid w:val="008E4276"/>
    <w:rsid w:val="00901E8A"/>
    <w:rsid w:val="009214F8"/>
    <w:rsid w:val="009226EA"/>
    <w:rsid w:val="009239E8"/>
    <w:rsid w:val="009308B5"/>
    <w:rsid w:val="00933C7D"/>
    <w:rsid w:val="00941BCA"/>
    <w:rsid w:val="0094275D"/>
    <w:rsid w:val="009522E8"/>
    <w:rsid w:val="00964D1C"/>
    <w:rsid w:val="00972FBA"/>
    <w:rsid w:val="0098435E"/>
    <w:rsid w:val="00985E96"/>
    <w:rsid w:val="0099379A"/>
    <w:rsid w:val="009A22C1"/>
    <w:rsid w:val="009B409E"/>
    <w:rsid w:val="009B7F1F"/>
    <w:rsid w:val="009C2A89"/>
    <w:rsid w:val="009D6A73"/>
    <w:rsid w:val="009E1EC7"/>
    <w:rsid w:val="00A04002"/>
    <w:rsid w:val="00A20ED3"/>
    <w:rsid w:val="00A434BD"/>
    <w:rsid w:val="00A54A11"/>
    <w:rsid w:val="00A563B9"/>
    <w:rsid w:val="00A57A9B"/>
    <w:rsid w:val="00A70DD5"/>
    <w:rsid w:val="00A745C1"/>
    <w:rsid w:val="00AA1F2E"/>
    <w:rsid w:val="00AA477B"/>
    <w:rsid w:val="00AA63C8"/>
    <w:rsid w:val="00AB5F5E"/>
    <w:rsid w:val="00AD02C1"/>
    <w:rsid w:val="00AD1980"/>
    <w:rsid w:val="00AE66BB"/>
    <w:rsid w:val="00AF0642"/>
    <w:rsid w:val="00AF3C22"/>
    <w:rsid w:val="00B11573"/>
    <w:rsid w:val="00B23FA1"/>
    <w:rsid w:val="00B36118"/>
    <w:rsid w:val="00B45864"/>
    <w:rsid w:val="00B63C60"/>
    <w:rsid w:val="00B84E9E"/>
    <w:rsid w:val="00B928C2"/>
    <w:rsid w:val="00B962A0"/>
    <w:rsid w:val="00BB3A2E"/>
    <w:rsid w:val="00BB7459"/>
    <w:rsid w:val="00BC3011"/>
    <w:rsid w:val="00BD6225"/>
    <w:rsid w:val="00BD6C34"/>
    <w:rsid w:val="00BE2F84"/>
    <w:rsid w:val="00C034D9"/>
    <w:rsid w:val="00C05447"/>
    <w:rsid w:val="00C06A47"/>
    <w:rsid w:val="00C264AF"/>
    <w:rsid w:val="00C37289"/>
    <w:rsid w:val="00C47813"/>
    <w:rsid w:val="00C52B8D"/>
    <w:rsid w:val="00C640D1"/>
    <w:rsid w:val="00C70516"/>
    <w:rsid w:val="00C72BE2"/>
    <w:rsid w:val="00C742E0"/>
    <w:rsid w:val="00C92C35"/>
    <w:rsid w:val="00C96551"/>
    <w:rsid w:val="00C976EF"/>
    <w:rsid w:val="00CA2864"/>
    <w:rsid w:val="00CB255D"/>
    <w:rsid w:val="00CC7364"/>
    <w:rsid w:val="00CC7F53"/>
    <w:rsid w:val="00CD1392"/>
    <w:rsid w:val="00D101FF"/>
    <w:rsid w:val="00D1164B"/>
    <w:rsid w:val="00D148B3"/>
    <w:rsid w:val="00D21147"/>
    <w:rsid w:val="00D260D4"/>
    <w:rsid w:val="00D342A8"/>
    <w:rsid w:val="00D47BBF"/>
    <w:rsid w:val="00D53274"/>
    <w:rsid w:val="00D704C0"/>
    <w:rsid w:val="00D741DF"/>
    <w:rsid w:val="00D76E44"/>
    <w:rsid w:val="00D82332"/>
    <w:rsid w:val="00D84706"/>
    <w:rsid w:val="00DB7527"/>
    <w:rsid w:val="00DC4D03"/>
    <w:rsid w:val="00DD1808"/>
    <w:rsid w:val="00E0057C"/>
    <w:rsid w:val="00E12B4E"/>
    <w:rsid w:val="00E15664"/>
    <w:rsid w:val="00E41A20"/>
    <w:rsid w:val="00E44ACD"/>
    <w:rsid w:val="00E62276"/>
    <w:rsid w:val="00E64716"/>
    <w:rsid w:val="00E6649E"/>
    <w:rsid w:val="00E74D59"/>
    <w:rsid w:val="00E84460"/>
    <w:rsid w:val="00EA5852"/>
    <w:rsid w:val="00EB2EAB"/>
    <w:rsid w:val="00EC0A20"/>
    <w:rsid w:val="00ED5295"/>
    <w:rsid w:val="00EF0EF1"/>
    <w:rsid w:val="00F05461"/>
    <w:rsid w:val="00F23F55"/>
    <w:rsid w:val="00F25893"/>
    <w:rsid w:val="00F26225"/>
    <w:rsid w:val="00F2731D"/>
    <w:rsid w:val="00F323F2"/>
    <w:rsid w:val="00F33E15"/>
    <w:rsid w:val="00F5592B"/>
    <w:rsid w:val="00F62FE6"/>
    <w:rsid w:val="00F70B40"/>
    <w:rsid w:val="00F74396"/>
    <w:rsid w:val="00F8496E"/>
    <w:rsid w:val="00F95DB8"/>
    <w:rsid w:val="00FB6509"/>
    <w:rsid w:val="00FC59AC"/>
    <w:rsid w:val="00FC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A9510"/>
  <w15:chartTrackingRefBased/>
  <w15:docId w15:val="{27319598-DC7B-4B87-AD00-F5A637B9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324"/>
    <w:pPr>
      <w:keepNext/>
      <w:keepLines/>
      <w:spacing w:after="0"/>
    </w:pPr>
    <w:rPr>
      <w:rFonts w:ascii="Times New Roman" w:hAnsi="Times New Roman" w:cs="Times New Roman"/>
      <w:sz w:val="21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4275D"/>
    <w:pPr>
      <w:framePr w:wrap="around" w:vAnchor="text" w:hAnchor="page" w:xAlign="center" w:y="1"/>
      <w:pBdr>
        <w:bottom w:val="single" w:sz="8" w:space="1" w:color="auto"/>
      </w:pBdr>
      <w:spacing w:beforeLines="10" w:before="24" w:afterLines="10" w:after="24"/>
      <w:contextualSpacing/>
      <w:suppressOverlap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C47813"/>
    <w:pPr>
      <w:framePr w:wrap="around"/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23F55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23F55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F23F55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F23F55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23F55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F23F55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F23F55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rsid w:val="004A17BA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character" w:customStyle="1" w:styleId="Heading1Char">
    <w:name w:val="Heading 1 Char"/>
    <w:basedOn w:val="DefaultParagraphFont"/>
    <w:link w:val="Heading1"/>
    <w:uiPriority w:val="9"/>
    <w:rsid w:val="0094275D"/>
    <w:rPr>
      <w:rFonts w:ascii="Times New Roman" w:eastAsiaTheme="majorEastAsia" w:hAnsi="Times New Roman" w:cs="Times New Roman"/>
      <w:b/>
      <w:small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7813"/>
    <w:rPr>
      <w:rFonts w:ascii="Times New Roman" w:eastAsiaTheme="majorEastAsia" w:hAnsi="Times New Roman" w:cs="Times New Roman"/>
      <w:b/>
      <w:smallCap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23F55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55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F23F55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55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23F55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55"/>
    <w:rPr>
      <w:rFonts w:ascii="Calibri Light" w:eastAsiaTheme="majorEastAsia" w:hAnsi="Calibri Light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8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3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rsid w:val="0048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48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8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487F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7F53"/>
    <w:pPr>
      <w:spacing w:after="0"/>
    </w:pPr>
    <w:rPr>
      <w:rFonts w:ascii="Calibri Light" w:hAnsi="Calibri Light"/>
      <w:sz w:val="20"/>
    </w:rPr>
    <w:tblPr>
      <w:tblCellMar>
        <w:left w:w="0" w:type="dxa"/>
        <w:right w:w="0" w:type="dxa"/>
      </w:tblCellMar>
    </w:tblPr>
  </w:style>
  <w:style w:type="paragraph" w:customStyle="1" w:styleId="FirstParagraph">
    <w:name w:val="First Paragraph"/>
    <w:basedOn w:val="BodyText"/>
    <w:next w:val="BodyText"/>
    <w:qFormat/>
    <w:rsid w:val="00F23F55"/>
  </w:style>
  <w:style w:type="paragraph" w:styleId="BodyText">
    <w:name w:val="Body Text"/>
    <w:basedOn w:val="Normal"/>
    <w:link w:val="BodyTextChar"/>
    <w:qFormat/>
    <w:rsid w:val="00F23F55"/>
  </w:style>
  <w:style w:type="character" w:customStyle="1" w:styleId="BodyTextChar">
    <w:name w:val="Body Text Char"/>
    <w:basedOn w:val="DefaultParagraphFont"/>
    <w:link w:val="BodyText"/>
    <w:rsid w:val="00F23F55"/>
    <w:rPr>
      <w:rFonts w:ascii="Calibri Light" w:hAnsi="Calibri Light" w:cs="Calibri Light"/>
      <w:sz w:val="20"/>
      <w:szCs w:val="20"/>
    </w:rPr>
  </w:style>
  <w:style w:type="paragraph" w:customStyle="1" w:styleId="Compact">
    <w:name w:val="Compact"/>
    <w:basedOn w:val="BodyText"/>
    <w:qFormat/>
    <w:rsid w:val="00F23F55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F23F55"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F23F55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F23F55"/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F23F55"/>
    <w:pPr>
      <w:spacing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F23F55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487F3B"/>
    <w:rPr>
      <w:rFonts w:ascii="Calibri Light" w:hAnsi="Calibri Light" w:cs="Calibri Light"/>
      <w:sz w:val="20"/>
      <w:szCs w:val="20"/>
    </w:rPr>
  </w:style>
  <w:style w:type="paragraph" w:customStyle="1" w:styleId="TableCaption">
    <w:name w:val="Table Caption"/>
    <w:basedOn w:val="Caption"/>
    <w:qFormat/>
    <w:rsid w:val="00F23F55"/>
    <w:pPr>
      <w:numPr>
        <w:numId w:val="3"/>
      </w:numPr>
      <w:spacing w:afterLines="50" w:after="50"/>
      <w:contextualSpacing/>
    </w:pPr>
    <w:rPr>
      <w:i w:val="0"/>
      <w:iCs w:val="0"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487F3B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Link">
    <w:name w:val="Link"/>
    <w:basedOn w:val="BodyText"/>
    <w:link w:val="LinkChar"/>
    <w:qFormat/>
    <w:rsid w:val="00F23F55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F23F55"/>
    <w:rPr>
      <w:rFonts w:ascii="Calibri Light" w:hAnsi="Calibri Light" w:cs="Calibri Light"/>
      <w:color w:val="007BFF"/>
      <w:sz w:val="20"/>
      <w:szCs w:val="20"/>
      <w:u w:val="single"/>
    </w:rPr>
  </w:style>
  <w:style w:type="paragraph" w:styleId="Date">
    <w:name w:val="Date"/>
    <w:basedOn w:val="Title"/>
    <w:next w:val="BodyText"/>
    <w:link w:val="DateChar"/>
    <w:qFormat/>
    <w:rsid w:val="00F23F55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487F3B"/>
    <w:rPr>
      <w:rFonts w:ascii="Calibri Light" w:eastAsiaTheme="majorEastAsia" w:hAnsi="Calibri Light" w:cs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F23F55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F23F55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F23F55"/>
    <w:pPr>
      <w:framePr w:wrap="around"/>
      <w:spacing w:before="240" w:line="259" w:lineRule="auto"/>
      <w:outlineLvl w:val="9"/>
    </w:pPr>
    <w:rPr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487F3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F23F5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5D6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5D6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1A7252"/>
    <w:pPr>
      <w:spacing w:after="0"/>
    </w:pPr>
    <w:rPr>
      <w:rFonts w:ascii="Calibri Light" w:hAnsi="Calibri Light" w:cs="Calibri Ligh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B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BF3"/>
    <w:rPr>
      <w:rFonts w:ascii="Calibri Light" w:hAnsi="Calibri Light" w:cs="Calibri Light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0B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BF3"/>
    <w:rPr>
      <w:rFonts w:ascii="Calibri Light" w:hAnsi="Calibri Light" w:cs="Calibri Light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C6075"/>
    <w:rPr>
      <w:color w:val="605E5C"/>
      <w:shd w:val="clear" w:color="auto" w:fill="E1DFDD"/>
    </w:rPr>
  </w:style>
  <w:style w:type="paragraph" w:customStyle="1" w:styleId="Sidebar">
    <w:name w:val="Sidebar"/>
    <w:basedOn w:val="Normal"/>
    <w:link w:val="SidebarChar"/>
    <w:qFormat/>
    <w:rsid w:val="0057503B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57503B"/>
    <w:rPr>
      <w:rFonts w:ascii="Times New Roman" w:hAnsi="Times New Roman" w:cs="Times New Roman"/>
      <w:bCs/>
      <w:sz w:val="18"/>
      <w:szCs w:val="18"/>
    </w:rPr>
  </w:style>
  <w:style w:type="paragraph" w:customStyle="1" w:styleId="Small">
    <w:name w:val="Small"/>
    <w:basedOn w:val="Normal"/>
    <w:link w:val="SmallChar"/>
    <w:qFormat/>
    <w:rsid w:val="00C640D1"/>
    <w:pPr>
      <w:framePr w:wrap="around" w:vAnchor="text" w:hAnchor="page" w:xAlign="center" w:y="1"/>
      <w:spacing w:before="20" w:after="20"/>
      <w:contextualSpacing/>
      <w:suppressOverlap/>
    </w:pPr>
    <w:rPr>
      <w:sz w:val="18"/>
    </w:rPr>
  </w:style>
  <w:style w:type="character" w:customStyle="1" w:styleId="SmallChar">
    <w:name w:val="Small Char"/>
    <w:basedOn w:val="DefaultParagraphFont"/>
    <w:link w:val="Small"/>
    <w:rsid w:val="00C640D1"/>
    <w:rPr>
      <w:rFonts w:ascii="Times New Roman" w:hAnsi="Times New Roman" w:cs="Times New Roman"/>
      <w:sz w:val="18"/>
      <w:szCs w:val="20"/>
    </w:rPr>
  </w:style>
  <w:style w:type="paragraph" w:customStyle="1" w:styleId="Small-List">
    <w:name w:val="Small - List"/>
    <w:basedOn w:val="Small"/>
    <w:link w:val="Small-ListChar"/>
    <w:qFormat/>
    <w:rsid w:val="00C640D1"/>
    <w:pPr>
      <w:framePr w:wrap="around"/>
      <w:numPr>
        <w:numId w:val="21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C640D1"/>
    <w:rPr>
      <w:rFonts w:ascii="Times New Roman" w:hAnsi="Times New Roman" w:cs="Times New Roman"/>
      <w:sz w:val="18"/>
      <w:szCs w:val="18"/>
    </w:rPr>
  </w:style>
  <w:style w:type="paragraph" w:customStyle="1" w:styleId="Normal-List1">
    <w:name w:val="Normal - List 1"/>
    <w:basedOn w:val="ListParagraph"/>
    <w:link w:val="Normal-List1Char"/>
    <w:qFormat/>
    <w:rsid w:val="0094275D"/>
    <w:pPr>
      <w:numPr>
        <w:numId w:val="5"/>
      </w:numPr>
    </w:pPr>
    <w:rPr>
      <w:sz w:val="18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275D"/>
    <w:rPr>
      <w:rFonts w:ascii="Times New Roman" w:hAnsi="Times New Roman" w:cs="Times New Roman"/>
      <w:sz w:val="21"/>
      <w:szCs w:val="20"/>
    </w:rPr>
  </w:style>
  <w:style w:type="character" w:customStyle="1" w:styleId="Normal-List1Char">
    <w:name w:val="Normal - List 1 Char"/>
    <w:basedOn w:val="ListParagraphChar"/>
    <w:link w:val="Normal-List1"/>
    <w:rsid w:val="0094275D"/>
    <w:rPr>
      <w:rFonts w:ascii="Times New Roman" w:hAnsi="Times New Roman" w:cs="Times New Roman"/>
      <w:sz w:val="18"/>
      <w:szCs w:val="16"/>
    </w:rPr>
  </w:style>
  <w:style w:type="paragraph" w:customStyle="1" w:styleId="Normal-List2">
    <w:name w:val="Normal - List 2"/>
    <w:basedOn w:val="ListParagraph"/>
    <w:link w:val="Normal-List2Char"/>
    <w:qFormat/>
    <w:rsid w:val="00257EC8"/>
    <w:pPr>
      <w:framePr w:wrap="around" w:vAnchor="text" w:hAnchor="page" w:xAlign="center" w:y="1"/>
      <w:numPr>
        <w:ilvl w:val="1"/>
        <w:numId w:val="4"/>
      </w:numPr>
      <w:suppressOverlap/>
    </w:pPr>
    <w:rPr>
      <w:sz w:val="18"/>
      <w:szCs w:val="18"/>
      <w:lang w:eastAsia="ko-KR"/>
    </w:rPr>
  </w:style>
  <w:style w:type="character" w:customStyle="1" w:styleId="Normal-List2Char">
    <w:name w:val="Normal - List 2 Char"/>
    <w:basedOn w:val="ListParagraphChar"/>
    <w:link w:val="Normal-List2"/>
    <w:rsid w:val="00257EC8"/>
    <w:rPr>
      <w:rFonts w:ascii="Times New Roman" w:hAnsi="Times New Roman" w:cs="Times New Roman"/>
      <w:sz w:val="18"/>
      <w:szCs w:val="18"/>
      <w:lang w:eastAsia="ko-KR"/>
    </w:rPr>
  </w:style>
  <w:style w:type="paragraph" w:customStyle="1" w:styleId="Normal-Tiny">
    <w:name w:val="Normal - Tiny"/>
    <w:basedOn w:val="Small"/>
    <w:link w:val="Normal-TinyChar"/>
    <w:qFormat/>
    <w:rsid w:val="00374C90"/>
    <w:pPr>
      <w:framePr w:wrap="around"/>
    </w:pPr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374C90"/>
    <w:rPr>
      <w:rFonts w:ascii="Times New Roman" w:hAnsi="Times New Roman" w:cs="Times New Roman"/>
      <w:noProof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dong-woon-kim-005660296/" TargetMode="External"/><Relationship Id="rId18" Type="http://schemas.openxmlformats.org/officeDocument/2006/relationships/hyperlink" Target="https://www.researchgate.net/profile/Dong-Woon-Kim?ev=hdr_xprf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hyperlink" Target="https://www.bc.edu/bc-web/schools/morrissey/departments/biology.html" TargetMode="External"/><Relationship Id="rId42" Type="http://schemas.openxmlformats.org/officeDocument/2006/relationships/image" Target="media/image18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hyperlink" Target="https://github.com/dong-wkim/dan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sf.io/eynx9/overview" TargetMode="External"/><Relationship Id="rId24" Type="http://schemas.openxmlformats.org/officeDocument/2006/relationships/hyperlink" Target="https://www.upwork.com/freelancers/~01039ea105e082f3ce" TargetMode="External"/><Relationship Id="rId32" Type="http://schemas.openxmlformats.org/officeDocument/2006/relationships/hyperlink" Target="https://medschool.uj.edu.pl/" TargetMode="External"/><Relationship Id="rId37" Type="http://schemas.openxmlformats.org/officeDocument/2006/relationships/image" Target="media/image15.png"/><Relationship Id="rId40" Type="http://schemas.openxmlformats.org/officeDocument/2006/relationships/hyperlink" Target="https://www.facebook.com/EvidenceBasedAnatomy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ong-wkim" TargetMode="External"/><Relationship Id="rId23" Type="http://schemas.openxmlformats.org/officeDocument/2006/relationships/image" Target="media/image8.png"/><Relationship Id="rId28" Type="http://schemas.openxmlformats.org/officeDocument/2006/relationships/hyperlink" Target="https://github.com/dong-wkim/srma" TargetMode="External"/><Relationship Id="rId36" Type="http://schemas.openxmlformats.org/officeDocument/2006/relationships/hyperlink" Target="https://www.instagram.com/ssigjumc/?hl=enhttps://www.instagram.com/ssigjumc/?hl=en" TargetMode="External"/><Relationship Id="rId10" Type="http://schemas.openxmlformats.org/officeDocument/2006/relationships/hyperlink" Target="https://www.dongwkim.com/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hyperlink" Target="https://pubmed.ncbi.nlm.nih.gov/39763500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ngwkim.danny@gmail.com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orcid.org/0000-0002-5191-8685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www.bellevue.edu/degrees/master/data-science-ms/" TargetMode="External"/><Relationship Id="rId35" Type="http://schemas.openxmlformats.org/officeDocument/2006/relationships/image" Target="media/image14.png"/><Relationship Id="rId43" Type="http://schemas.openxmlformats.org/officeDocument/2006/relationships/hyperlink" Target="https://academic.oup.com/jhps/article/12/Supplement_1/i34/8099597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svg"/><Relationship Id="rId25" Type="http://schemas.openxmlformats.org/officeDocument/2006/relationships/image" Target="media/image9.png"/><Relationship Id="rId33" Type="http://schemas.openxmlformats.org/officeDocument/2006/relationships/image" Target="media/image13.jpeg"/><Relationship Id="rId38" Type="http://schemas.openxmlformats.org/officeDocument/2006/relationships/hyperlink" Target="https://www.artromedical.pl" TargetMode="External"/><Relationship Id="rId46" Type="http://schemas.microsoft.com/office/2011/relationships/people" Target="people.xml"/><Relationship Id="rId20" Type="http://schemas.openxmlformats.org/officeDocument/2006/relationships/hyperlink" Target="https://scholar.google.com/citations?user=Af7DJ0EAAAAJ&amp;hl=en&amp;oi=ao" TargetMode="External"/><Relationship Id="rId4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D86F9-BED8-4AA7-AAFD-ADD859C8E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2</Pages>
  <Words>1620</Words>
  <Characters>9237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12</cp:revision>
  <cp:lastPrinted>2025-11-24T20:53:00Z</cp:lastPrinted>
  <dcterms:created xsi:type="dcterms:W3CDTF">2025-11-21T18:23:00Z</dcterms:created>
  <dcterms:modified xsi:type="dcterms:W3CDTF">2025-11-25T06:24:00Z</dcterms:modified>
</cp:coreProperties>
</file>